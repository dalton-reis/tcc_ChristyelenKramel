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D9379" w14:textId="543C6CED" w:rsidR="007C04D1" w:rsidRDefault="007C04D1" w:rsidP="005E4D96">
      <w:pPr>
        <w:pStyle w:val="TF-AUTORES"/>
        <w:rPr>
          <w:rFonts w:ascii="Times New Roman" w:hAnsi="Times New Roman"/>
          <w:caps/>
          <w:sz w:val="32"/>
          <w:szCs w:val="20"/>
          <w:lang w:val="pt-BR"/>
        </w:rPr>
      </w:pPr>
      <w:bookmarkStart w:id="1" w:name="_Hlk137397044"/>
      <w:bookmarkEnd w:id="1"/>
      <w:r w:rsidRPr="007C04D1">
        <w:rPr>
          <w:rFonts w:ascii="Times New Roman" w:hAnsi="Times New Roman"/>
          <w:caps/>
          <w:sz w:val="32"/>
          <w:szCs w:val="20"/>
          <w:lang w:val="pt-BR"/>
        </w:rPr>
        <w:t xml:space="preserve">DP Move: </w:t>
      </w:r>
      <w:r>
        <w:rPr>
          <w:rFonts w:ascii="Times New Roman" w:hAnsi="Times New Roman"/>
          <w:caps/>
          <w:sz w:val="32"/>
          <w:szCs w:val="20"/>
          <w:lang w:val="pt-BR"/>
        </w:rPr>
        <w:t>Ajudando</w:t>
      </w:r>
      <w:r w:rsidRPr="007C04D1">
        <w:rPr>
          <w:rFonts w:ascii="Times New Roman" w:hAnsi="Times New Roman"/>
          <w:caps/>
          <w:sz w:val="32"/>
          <w:szCs w:val="20"/>
          <w:lang w:val="pt-BR"/>
        </w:rPr>
        <w:t xml:space="preserve"> Pacientes com Parkinson por meio do Movimento </w:t>
      </w:r>
    </w:p>
    <w:p w14:paraId="6305AA89" w14:textId="4ABFAF1C" w:rsidR="00BB3651" w:rsidRDefault="00212327" w:rsidP="005E4D96">
      <w:pPr>
        <w:pStyle w:val="TF-AUTORES"/>
        <w:rPr>
          <w:b w:val="0"/>
          <w:lang w:val="pt-BR"/>
        </w:rPr>
      </w:pPr>
      <w:r>
        <w:rPr>
          <w:lang w:val="pt-BR"/>
        </w:rPr>
        <w:t>Christyelen Kramel</w:t>
      </w:r>
      <w:r w:rsidR="005E4D96" w:rsidRPr="0039084B">
        <w:rPr>
          <w:lang w:val="pt-BR"/>
        </w:rPr>
        <w:t xml:space="preserve">, </w:t>
      </w:r>
      <w:r>
        <w:rPr>
          <w:lang w:val="pt-BR"/>
        </w:rPr>
        <w:t>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4F9FE19F" w:rsidR="00EC5071" w:rsidRPr="00EC5071" w:rsidRDefault="00212327" w:rsidP="00EC5071">
      <w:pPr>
        <w:pStyle w:val="TF-EMAIL"/>
      </w:pPr>
      <w:r>
        <w:t>ckramel</w:t>
      </w:r>
      <w:r w:rsidR="00EC5071">
        <w:t>@furb.br</w:t>
      </w:r>
      <w:r w:rsidR="00EC5071" w:rsidRPr="00EC5071">
        <w:t xml:space="preserve">, </w:t>
      </w:r>
      <w:r>
        <w:t>dalton</w:t>
      </w:r>
      <w:r w:rsidR="00EC5071">
        <w:t>@furb.br</w:t>
      </w:r>
    </w:p>
    <w:p w14:paraId="0BBDE8E3" w14:textId="733D8C4A" w:rsidR="00F255FC" w:rsidRPr="005E4D96" w:rsidRDefault="005E4D96" w:rsidP="005E4D96">
      <w:pPr>
        <w:pStyle w:val="TF-RESUMO"/>
      </w:pPr>
      <w:commentRangeStart w:id="2"/>
      <w:r w:rsidRPr="00B70CEA">
        <w:rPr>
          <w:b/>
          <w:u w:val="single"/>
        </w:rPr>
        <w:t>Resumo:</w:t>
      </w:r>
      <w:r w:rsidRPr="00B70CEA">
        <w:rPr>
          <w:u w:val="single"/>
        </w:rPr>
        <w:t xml:space="preserve"> </w:t>
      </w:r>
      <w:r w:rsidR="00681CEC" w:rsidRPr="00B70CEA">
        <w:rPr>
          <w:u w:val="single"/>
        </w:rPr>
        <w:t xml:space="preserve">Esse artigo </w:t>
      </w:r>
      <w:commentRangeEnd w:id="2"/>
      <w:r w:rsidR="005E5CBB">
        <w:rPr>
          <w:rStyle w:val="Refdecomentrio"/>
          <w:i w:val="0"/>
        </w:rPr>
        <w:commentReference w:id="2"/>
      </w:r>
      <w:r w:rsidR="00681CEC" w:rsidRPr="00B70CEA">
        <w:rPr>
          <w:u w:val="single"/>
        </w:rPr>
        <w:t>apresenta o desenvolvimento d</w:t>
      </w:r>
      <w:r w:rsidR="002C592B" w:rsidRPr="00B70CEA">
        <w:rPr>
          <w:u w:val="single"/>
        </w:rPr>
        <w:t>e um</w:t>
      </w:r>
      <w:r w:rsidR="00681CEC" w:rsidRPr="00B70CEA">
        <w:rPr>
          <w:u w:val="single"/>
        </w:rPr>
        <w:t xml:space="preserve"> aplicativo para auxiliar na realização de </w:t>
      </w:r>
      <w:r w:rsidR="003501D1" w:rsidRPr="00B70CEA">
        <w:rPr>
          <w:u w:val="single"/>
        </w:rPr>
        <w:t>atividades</w:t>
      </w:r>
      <w:r w:rsidR="00681CEC" w:rsidRPr="00B70CEA">
        <w:rPr>
          <w:u w:val="single"/>
        </w:rPr>
        <w:t xml:space="preserve"> f</w:t>
      </w:r>
      <w:r w:rsidR="003501D1" w:rsidRPr="00B70CEA">
        <w:rPr>
          <w:u w:val="single"/>
        </w:rPr>
        <w:t>í</w:t>
      </w:r>
      <w:r w:rsidR="00681CEC" w:rsidRPr="00B70CEA">
        <w:rPr>
          <w:u w:val="single"/>
        </w:rPr>
        <w:t>sic</w:t>
      </w:r>
      <w:r w:rsidR="003501D1" w:rsidRPr="00B70CEA">
        <w:rPr>
          <w:u w:val="single"/>
        </w:rPr>
        <w:t>a</w:t>
      </w:r>
      <w:r w:rsidR="00681CEC" w:rsidRPr="00B70CEA">
        <w:rPr>
          <w:u w:val="single"/>
        </w:rPr>
        <w:t>s</w:t>
      </w:r>
      <w:r w:rsidR="003501D1" w:rsidRPr="00B70CEA">
        <w:rPr>
          <w:u w:val="single"/>
        </w:rPr>
        <w:t xml:space="preserve"> diariamente</w:t>
      </w:r>
      <w:r w:rsidR="00681CEC" w:rsidRPr="00B70CEA">
        <w:rPr>
          <w:u w:val="single"/>
        </w:rPr>
        <w:t xml:space="preserve"> em pessoas que possuem a Doença de Parkinson.</w:t>
      </w:r>
      <w:r w:rsidR="00681CEC">
        <w:t xml:space="preserve"> Um dos objetivos propostos por este artigo é o </w:t>
      </w:r>
      <w:bookmarkStart w:id="3" w:name="_Hlk137321643"/>
      <w:r w:rsidR="00681CEC">
        <w:t>retorno positivo para a realização diária de exercício</w:t>
      </w:r>
      <w:bookmarkEnd w:id="3"/>
      <w:r w:rsidR="00681CEC">
        <w:t>s, incentivando cada vez mais a realização de</w:t>
      </w:r>
      <w:r w:rsidR="002C592B">
        <w:t xml:space="preserve"> atividades físicas</w:t>
      </w:r>
      <w:r w:rsidR="00681CEC">
        <w:t xml:space="preserve">. </w:t>
      </w:r>
      <w:r w:rsidR="002C592B">
        <w:t xml:space="preserve">O aplicativo foi desenvolvido em React Native e os dados foram armazenados no Firebase. </w:t>
      </w:r>
      <w:r w:rsidR="00027F44">
        <w:t>Para verificar a usabilidade e benefícios do aplicativo, foram realizados testes com participantes da Associação Viva Parkinso</w:t>
      </w:r>
      <w:r w:rsidR="00BF39EA">
        <w:t>n</w:t>
      </w:r>
      <w:r w:rsidR="00027F44">
        <w:t xml:space="preserve">. O aplicativo </w:t>
      </w:r>
      <w:r w:rsidR="00BF39EA">
        <w:t xml:space="preserve">atingiu </w:t>
      </w:r>
      <w:r w:rsidR="00027F44">
        <w:t>seu objetivo motiv</w:t>
      </w:r>
      <w:r w:rsidR="003501D1">
        <w:t>ando os indivíduos a realizarem atividades físicas diariamente.</w:t>
      </w:r>
    </w:p>
    <w:p w14:paraId="0F9BF9BA" w14:textId="2A08F400" w:rsidR="00F255FC" w:rsidRPr="002879A7" w:rsidRDefault="00F255FC" w:rsidP="002879A7">
      <w:pPr>
        <w:pStyle w:val="TF-PALAVRASCHAVE"/>
      </w:pPr>
      <w:r w:rsidRPr="002879A7">
        <w:rPr>
          <w:b/>
        </w:rPr>
        <w:t>Palavras-chave</w:t>
      </w:r>
      <w:r w:rsidRPr="002879A7">
        <w:t>:</w:t>
      </w:r>
      <w:r w:rsidR="00681CEC">
        <w:t xml:space="preserve"> Doença de</w:t>
      </w:r>
      <w:r w:rsidR="00FF33A3">
        <w:t xml:space="preserve"> Parkinson. Gamificação</w:t>
      </w:r>
      <w:r w:rsidRPr="002879A7">
        <w:t xml:space="preserve">. </w:t>
      </w:r>
      <w:r w:rsidR="00FF33A3">
        <w:t>React Native</w:t>
      </w:r>
      <w:r w:rsidR="002C592B">
        <w:t>. Firebase</w:t>
      </w:r>
      <w:r w:rsidRPr="002879A7">
        <w:t>.</w:t>
      </w:r>
      <w:r w:rsidR="003501D1">
        <w:t xml:space="preserve"> Atividades físicas.</w:t>
      </w:r>
    </w:p>
    <w:p w14:paraId="6DC7FCF4" w14:textId="77777777" w:rsidR="00D804E0" w:rsidRDefault="00F255FC" w:rsidP="00E97715">
      <w:pPr>
        <w:pStyle w:val="Ttulo1"/>
      </w:pPr>
      <w:bookmarkStart w:id="4" w:name="_Toc511928422"/>
      <w:bookmarkStart w:id="5" w:name="_Toc420723208"/>
      <w:bookmarkStart w:id="6" w:name="_Toc482682369"/>
      <w:bookmarkStart w:id="7" w:name="_Toc54164903"/>
      <w:bookmarkStart w:id="8" w:name="_Toc54165663"/>
      <w:bookmarkStart w:id="9" w:name="_Toc54169315"/>
      <w:bookmarkStart w:id="10" w:name="_Toc96347419"/>
      <w:bookmarkStart w:id="11" w:name="_Toc96357709"/>
      <w:bookmarkStart w:id="12" w:name="_Toc96491849"/>
      <w:r w:rsidRPr="00D804E0">
        <w:t>Introdução</w:t>
      </w:r>
      <w:bookmarkEnd w:id="4"/>
    </w:p>
    <w:bookmarkEnd w:id="5"/>
    <w:bookmarkEnd w:id="6"/>
    <w:bookmarkEnd w:id="7"/>
    <w:bookmarkEnd w:id="8"/>
    <w:bookmarkEnd w:id="9"/>
    <w:bookmarkEnd w:id="10"/>
    <w:bookmarkEnd w:id="11"/>
    <w:bookmarkEnd w:id="12"/>
    <w:p w14:paraId="33EDCDA8" w14:textId="77777777" w:rsidR="000C4C21" w:rsidRDefault="004A7039" w:rsidP="000C4C21">
      <w:pPr>
        <w:pStyle w:val="TF-TEXTO"/>
      </w:pPr>
      <w:r w:rsidRPr="00FC1971">
        <w:t xml:space="preserve">A Doença de Parkinson (DP) é uma doença neurológica que afeta os movimentos da pessoa. Ela ocorre por causa da degeneração das células situadas numa região do cérebro chamada substância negra. Essas células produzem a substância dopamina, que conduz as correntes nervosas (neurotransmissores) ao corpo. A falta ou diminuição da dopamina afeta os movimentos provocando alguns sintomas. De acordo com a Biblioteca Virtual em Saúde (2019), os sintomas da DP consistem em um aumento gradual dos tremores, </w:t>
      </w:r>
      <w:r>
        <w:t xml:space="preserve">aumento da </w:t>
      </w:r>
      <w:r w:rsidRPr="00FC1971">
        <w:t>lentidão de movimentos</w:t>
      </w:r>
      <w:r>
        <w:t>, arrastar</w:t>
      </w:r>
      <w:r w:rsidRPr="00FC1971">
        <w:t xml:space="preserve"> os pés</w:t>
      </w:r>
      <w:r>
        <w:t xml:space="preserve"> durante a caminhada</w:t>
      </w:r>
      <w:r w:rsidRPr="00FC1971">
        <w:t>, postura inclinada para frente, rigidez muscular, redução da quantidade de movimentos, distúrbios da fala, dificuldade para engolir, depressão, dores, tontura e distúrbios do sono, respiratórios e urinários.</w:t>
      </w:r>
    </w:p>
    <w:p w14:paraId="57EE48BC" w14:textId="7DC7666A" w:rsidR="00AC412E" w:rsidRDefault="00122543" w:rsidP="000C4C21">
      <w:pPr>
        <w:pStyle w:val="TF-TEXTO"/>
      </w:pPr>
      <w:r>
        <w:t>A DP, segundo Chou (2020), é considerada a segunda enfermidade neurodegenerativa mais comum na população idosa, somente atrás da Doença de Alzheimer. De acordo com</w:t>
      </w:r>
      <w:r w:rsidR="00953A92">
        <w:t xml:space="preserve"> </w:t>
      </w:r>
      <w:r>
        <w:t>o</w:t>
      </w:r>
      <w:r w:rsidR="00953A92">
        <w:rPr>
          <w:color w:val="000000"/>
        </w:rPr>
        <w:t> </w:t>
      </w:r>
      <w:commentRangeStart w:id="13"/>
      <w:r w:rsidR="005E5CBB">
        <w:rPr>
          <w:color w:val="000000"/>
        </w:rPr>
        <w:t xml:space="preserve">Instituto Brasileiro </w:t>
      </w:r>
      <w:del w:id="14" w:author="Dalton Solano dos Reis" w:date="2023-06-25T10:44:00Z">
        <w:r w:rsidR="005E5CBB" w:rsidDel="005E5CBB">
          <w:rPr>
            <w:color w:val="000000"/>
          </w:rPr>
          <w:delText xml:space="preserve">De </w:delText>
        </w:r>
      </w:del>
      <w:ins w:id="15" w:author="Dalton Solano dos Reis" w:date="2023-06-25T10:44:00Z">
        <w:r w:rsidR="005E5CBB">
          <w:rPr>
            <w:color w:val="000000"/>
          </w:rPr>
          <w:t xml:space="preserve">de </w:t>
        </w:r>
      </w:ins>
      <w:r w:rsidR="005E5CBB">
        <w:rPr>
          <w:color w:val="000000"/>
        </w:rPr>
        <w:t xml:space="preserve">Geografia E Estatística </w:t>
      </w:r>
      <w:r>
        <w:t>(2021</w:t>
      </w:r>
      <w:commentRangeEnd w:id="13"/>
      <w:r w:rsidR="005E5CBB">
        <w:rPr>
          <w:rStyle w:val="Refdecomentrio"/>
        </w:rPr>
        <w:commentReference w:id="13"/>
      </w:r>
      <w:r>
        <w:t>), a parcela de pessoas com sessenta anos ou mais passou de 22,3 milhões para 31,2 milhões, crescendo 39,8% no período de 2012 a 2021. Na população total do Brasil, a porcentagem que equivale aos idosos totaliza em 14,7%. A DP se manifesta principalmente nessa faixa etária e a preocupação com o tratamento e acompanhamento da doença se faz necessário. Segundo Magalhães (2019), no Brasil, estima-se que 200 mil pessoas sofram com o problema.</w:t>
      </w:r>
    </w:p>
    <w:p w14:paraId="04E036A1" w14:textId="3C86B58B" w:rsidR="007C4276" w:rsidRDefault="00AC412E" w:rsidP="003A0433">
      <w:pPr>
        <w:pStyle w:val="TF-TEXTO"/>
      </w:pPr>
      <w:r>
        <w:t xml:space="preserve">Existem </w:t>
      </w:r>
      <w:del w:id="16" w:author="Dalton Solano dos Reis" w:date="2023-06-25T10:46:00Z">
        <w:r w:rsidDel="005E5CBB">
          <w:delText xml:space="preserve">alguns </w:delText>
        </w:r>
      </w:del>
      <w:ins w:id="17" w:author="Dalton Solano dos Reis" w:date="2023-06-25T10:46:00Z">
        <w:r w:rsidR="005E5CBB">
          <w:t xml:space="preserve">algumas </w:t>
        </w:r>
      </w:ins>
      <w:del w:id="18" w:author="Dalton Solano dos Reis" w:date="2023-06-25T10:46:00Z">
        <w:r w:rsidDel="005E5CBB">
          <w:delText xml:space="preserve">programas </w:delText>
        </w:r>
      </w:del>
      <w:ins w:id="19" w:author="Dalton Solano dos Reis" w:date="2023-06-25T10:46:00Z">
        <w:r w:rsidR="005E5CBB">
          <w:t xml:space="preserve">iniciativas  </w:t>
        </w:r>
      </w:ins>
      <w:r>
        <w:t>para auxiliar no tratamento da DP</w:t>
      </w:r>
      <w:r w:rsidR="0022023C">
        <w:t>. E</w:t>
      </w:r>
      <w:r>
        <w:t xml:space="preserve">m Blumenau/SC </w:t>
      </w:r>
      <w:r w:rsidR="000C4C21">
        <w:t xml:space="preserve">existe </w:t>
      </w:r>
      <w:r>
        <w:t xml:space="preserve">a Associação Viva Parkinson, que tem como </w:t>
      </w:r>
      <w:r w:rsidR="003A0433" w:rsidRPr="003A0433">
        <w:t>propósito de acolher, apoiar, orientar e desenvolver ações para melhorar a qualidade de vida dos pacientes e familiares</w:t>
      </w:r>
      <w:r>
        <w:t xml:space="preserve">. Eles </w:t>
      </w:r>
      <w:r w:rsidR="000C4C21">
        <w:t>fazem</w:t>
      </w:r>
      <w:r w:rsidR="0022023C">
        <w:t xml:space="preserve"> os</w:t>
      </w:r>
      <w:r>
        <w:t xml:space="preserve"> encontros presencialmente para </w:t>
      </w:r>
      <w:r w:rsidR="000C4C21">
        <w:t xml:space="preserve">realizar </w:t>
      </w:r>
      <w:r>
        <w:t>as atividades</w:t>
      </w:r>
      <w:r w:rsidR="003A0433">
        <w:t>, entre elas Grupo de atividade física, Yogaterapia, Fonoterapia presencial e online, Oficinas de artesanato, Coral, Encontros mensais de confraternização e informação</w:t>
      </w:r>
      <w:del w:id="20" w:author="Dalton Solano dos Reis" w:date="2023-06-25T10:47:00Z">
        <w:r w:rsidDel="005E5CBB">
          <w:delText>, p</w:delText>
        </w:r>
      </w:del>
      <w:ins w:id="21" w:author="Dalton Solano dos Reis" w:date="2023-06-25T10:47:00Z">
        <w:r w:rsidR="005E5CBB">
          <w:t>. P</w:t>
        </w:r>
      </w:ins>
      <w:r>
        <w:t xml:space="preserve">orém </w:t>
      </w:r>
      <w:r w:rsidR="003A0433">
        <w:t xml:space="preserve">segundo Mafra (2023a) </w:t>
      </w:r>
      <w:r>
        <w:t xml:space="preserve">muitas pessoas não vão aos encontros, seja por vergonha ou dificuldade de locomoção. A criação de um aplicativo para realizar essas atividades diariamente em qualquer local </w:t>
      </w:r>
      <w:r w:rsidR="007C4276">
        <w:t>possibilitaria que mais pessoas participassem do projeto</w:t>
      </w:r>
      <w:r w:rsidR="000C4C21">
        <w:t xml:space="preserve"> e assim se beneficiar com a realização de atividades físicas melhorando significativamente a própria qualidade de vida</w:t>
      </w:r>
      <w:r w:rsidR="007C4276">
        <w:t xml:space="preserve">. </w:t>
      </w:r>
    </w:p>
    <w:p w14:paraId="25ED13EF" w14:textId="78B186B6" w:rsidR="007C4276" w:rsidRDefault="007C4276" w:rsidP="007C4276">
      <w:pPr>
        <w:pStyle w:val="TF-TEXTO"/>
      </w:pPr>
      <w:r w:rsidRPr="00AC412E">
        <w:t xml:space="preserve">Nos dias atuais, a tecnologia vem sendo cada vez mais aplicada para facilitar o dia a dia da população e os dispositivos móveis já se fazem presente diariamente na vida das pessoas, facilitando assim a introdução de um aplicativo </w:t>
      </w:r>
      <w:r>
        <w:t>voltado para pessoas que possuem a DP</w:t>
      </w:r>
      <w:r w:rsidRPr="00AC412E">
        <w:t>.</w:t>
      </w:r>
    </w:p>
    <w:p w14:paraId="0C8EB1D6" w14:textId="007729D3" w:rsidR="007C4276" w:rsidRPr="0022023C" w:rsidRDefault="007C4276" w:rsidP="0022023C">
      <w:pPr>
        <w:pStyle w:val="TF-TEXTO"/>
      </w:pPr>
      <w:r w:rsidRPr="007C4276">
        <w:t xml:space="preserve">Como mencionado anteriormente, </w:t>
      </w:r>
      <w:r>
        <w:t xml:space="preserve">os </w:t>
      </w:r>
      <w:r w:rsidRPr="007C4276">
        <w:t>sintomas da DP</w:t>
      </w:r>
      <w:r>
        <w:t xml:space="preserve"> afetam diretamente na qualidade de vida do indivíduo</w:t>
      </w:r>
      <w:r w:rsidRPr="007C4276">
        <w:t xml:space="preserve">. Vendo essa característica, </w:t>
      </w:r>
      <w:ins w:id="22" w:author="Dalton Solano dos Reis" w:date="2023-06-25T10:48:00Z">
        <w:r w:rsidR="005E5CBB">
          <w:t xml:space="preserve">esse projeto desenvolveu um </w:t>
        </w:r>
      </w:ins>
      <w:del w:id="23" w:author="Dalton Solano dos Reis" w:date="2023-06-25T10:49:00Z">
        <w:r w:rsidRPr="007C4276" w:rsidDel="005E5CBB">
          <w:delText xml:space="preserve">a proposta desse projeto é de um </w:delText>
        </w:r>
      </w:del>
      <w:r w:rsidRPr="007C4276">
        <w:t xml:space="preserve">aplicativo para </w:t>
      </w:r>
      <w:del w:id="24" w:author="Dalton Solano dos Reis" w:date="2023-06-25T10:49:00Z">
        <w:r w:rsidRPr="007C4276" w:rsidDel="005E5CBB">
          <w:delText xml:space="preserve">os </w:delText>
        </w:r>
      </w:del>
      <w:r w:rsidRPr="007C4276">
        <w:t xml:space="preserve">dispositivos móveis que </w:t>
      </w:r>
      <w:del w:id="25" w:author="Dalton Solano dos Reis" w:date="2023-06-25T10:50:00Z">
        <w:r w:rsidRPr="007C4276" w:rsidDel="00F84DEF">
          <w:delText xml:space="preserve">proporcione </w:delText>
        </w:r>
      </w:del>
      <w:ins w:id="26" w:author="Dalton Solano dos Reis" w:date="2023-06-25T10:50:00Z">
        <w:r w:rsidR="00F84DEF">
          <w:t>proporciona</w:t>
        </w:r>
        <w:r w:rsidR="00F84DEF" w:rsidRPr="007C4276">
          <w:t xml:space="preserve"> </w:t>
        </w:r>
      </w:ins>
      <w:r>
        <w:t>atividades físicas diárias para serem realizadas pelo próprio indivíduo em casa e sem o auxílio de um profissional</w:t>
      </w:r>
      <w:r w:rsidRPr="007C4276">
        <w:t xml:space="preserve">, facilitando a </w:t>
      </w:r>
      <w:r w:rsidR="00DD13B8" w:rsidRPr="00BF39EA">
        <w:t xml:space="preserve">introdução de exercícios físicos no </w:t>
      </w:r>
      <w:r w:rsidR="00494F93" w:rsidRPr="00BF39EA">
        <w:t>dia a dia</w:t>
      </w:r>
      <w:r w:rsidR="00DD13B8" w:rsidRPr="00BF39EA">
        <w:t xml:space="preserve"> dos usuário</w:t>
      </w:r>
      <w:commentRangeStart w:id="27"/>
      <w:r w:rsidR="00DD13B8" w:rsidRPr="00BF39EA">
        <w:t>s</w:t>
      </w:r>
      <w:r w:rsidRPr="007C4276">
        <w:rPr>
          <w:highlight w:val="yellow"/>
        </w:rPr>
        <w:t>.</w:t>
      </w:r>
      <w:commentRangeEnd w:id="27"/>
      <w:r w:rsidR="00F84DEF">
        <w:rPr>
          <w:rStyle w:val="Refdecomentrio"/>
        </w:rPr>
        <w:commentReference w:id="27"/>
      </w:r>
    </w:p>
    <w:p w14:paraId="217FAFA9" w14:textId="14378761" w:rsidR="004A7039" w:rsidRPr="007C4580" w:rsidRDefault="0022023C" w:rsidP="0022023C">
      <w:pPr>
        <w:pStyle w:val="TF-TEXTO"/>
      </w:pPr>
      <w:bookmarkStart w:id="28" w:name="_Hlk132738250"/>
      <w:r>
        <w:t>Com base no exposto, o</w:t>
      </w:r>
      <w:r w:rsidR="00F11397" w:rsidRPr="009A773C">
        <w:t xml:space="preserve"> objetivo principal deste trabalho é disponibilizar um aplicativo </w:t>
      </w:r>
      <w:r w:rsidR="00F11397">
        <w:t xml:space="preserve">de fácil utilização para usuários que possuem a </w:t>
      </w:r>
      <w:r w:rsidR="00494F93">
        <w:t>DP realizarem</w:t>
      </w:r>
      <w:r w:rsidR="00F11397">
        <w:t xml:space="preserve"> atividades físicas diárias independente da presença de um profissional</w:t>
      </w:r>
      <w:r w:rsidR="00F11397" w:rsidRPr="009A773C">
        <w:t>.</w:t>
      </w:r>
      <w:r>
        <w:t xml:space="preserve"> </w:t>
      </w:r>
      <w:r w:rsidR="00DD13B8">
        <w:t xml:space="preserve">O trabalho foi desenvolvido utilizando React Native, </w:t>
      </w:r>
      <w:ins w:id="29" w:author="Dalton Solano dos Reis" w:date="2023-06-25T10:50:00Z">
        <w:r w:rsidR="00F84DEF">
          <w:t xml:space="preserve">e </w:t>
        </w:r>
      </w:ins>
      <w:r w:rsidR="00DD13B8">
        <w:t xml:space="preserve">para a compilação e testes foi utilizado o Expo com Typescript. O Cloud Firestore do Firebase foi utilizado para o armazenamento das informações e o Firebase Auth para a autenticação dos usuários. </w:t>
      </w:r>
      <w:r w:rsidR="00F11397" w:rsidRPr="004C5DC5">
        <w:t>Os objetivos específicos são:</w:t>
      </w:r>
      <w:r>
        <w:t xml:space="preserve"> f</w:t>
      </w:r>
      <w:r w:rsidR="000849E7" w:rsidRPr="000849E7">
        <w:t>ornecer uma variedade de exercícios físicos adaptados para pessoas com Parkinson, visando melhorar a mobilidade, equilíbrio e coordenação motora</w:t>
      </w:r>
      <w:r>
        <w:t>, d</w:t>
      </w:r>
      <w:r w:rsidR="000849E7" w:rsidRPr="000849E7">
        <w:t>isponibilizar recursos de suporte, como vídeos explicativos, instruções detalhadas e dicas para execução correta dos exercícios</w:t>
      </w:r>
      <w:r>
        <w:t>, p</w:t>
      </w:r>
      <w:r w:rsidR="000849E7" w:rsidRPr="000849E7">
        <w:t xml:space="preserve">ermitir que os usuários </w:t>
      </w:r>
      <w:r w:rsidR="000849E7" w:rsidRPr="000849E7">
        <w:lastRenderedPageBreak/>
        <w:t>acompanhem seu progresso por meio de registros de desempenho e histórico de exercícios</w:t>
      </w:r>
      <w:r>
        <w:t xml:space="preserve">, </w:t>
      </w:r>
      <w:bookmarkEnd w:id="28"/>
      <w:r>
        <w:t>e f</w:t>
      </w:r>
      <w:r w:rsidR="000849E7" w:rsidRPr="000849E7">
        <w:t>ornecer informações educativas sobre a doença de Parkinson, seus sintomas, tratamentos e cuidados adicionais relacionados à prática de exercícios.</w:t>
      </w:r>
    </w:p>
    <w:p w14:paraId="0E64294D" w14:textId="77777777" w:rsidR="00F255FC" w:rsidRDefault="00F255FC" w:rsidP="00E97715">
      <w:pPr>
        <w:pStyle w:val="Ttulo1"/>
      </w:pPr>
      <w:bookmarkStart w:id="30" w:name="_Toc54164913"/>
      <w:bookmarkStart w:id="31" w:name="_Toc54165667"/>
      <w:bookmarkStart w:id="32" w:name="_Toc54169325"/>
      <w:bookmarkStart w:id="33" w:name="_Toc96347431"/>
      <w:bookmarkStart w:id="34" w:name="_Toc96357715"/>
      <w:bookmarkStart w:id="35" w:name="_Toc96491858"/>
      <w:bookmarkStart w:id="36" w:name="_Toc511928431"/>
      <w:bookmarkStart w:id="37" w:name="_Toc419598587"/>
      <w:r>
        <w:t>FUNDAMENTAÇÃO TEÓRICA</w:t>
      </w:r>
      <w:bookmarkEnd w:id="30"/>
      <w:bookmarkEnd w:id="31"/>
      <w:bookmarkEnd w:id="32"/>
      <w:bookmarkEnd w:id="33"/>
      <w:bookmarkEnd w:id="34"/>
      <w:bookmarkEnd w:id="35"/>
      <w:bookmarkEnd w:id="36"/>
    </w:p>
    <w:p w14:paraId="33911796" w14:textId="476C68FD" w:rsidR="00CA3B74" w:rsidRDefault="0022023C" w:rsidP="001B2F1E">
      <w:pPr>
        <w:pStyle w:val="TF-TEXTO"/>
      </w:pPr>
      <w:r>
        <w:t xml:space="preserve">Nesta seção, </w:t>
      </w:r>
      <w:del w:id="38" w:author="Dalton Solano dos Reis" w:date="2023-06-25T10:52:00Z">
        <w:r w:rsidDel="00F84DEF">
          <w:delText xml:space="preserve">o objetivo </w:delText>
        </w:r>
      </w:del>
      <w:r>
        <w:t xml:space="preserve">será </w:t>
      </w:r>
      <w:del w:id="39" w:author="Dalton Solano dos Reis" w:date="2023-06-25T10:52:00Z">
        <w:r w:rsidDel="00F84DEF">
          <w:delText xml:space="preserve">apresentar </w:delText>
        </w:r>
      </w:del>
      <w:ins w:id="40" w:author="Dalton Solano dos Reis" w:date="2023-06-25T10:52:00Z">
        <w:r w:rsidR="00F84DEF">
          <w:t xml:space="preserve">apresentada </w:t>
        </w:r>
      </w:ins>
      <w:r>
        <w:t xml:space="preserve">os conceitos mais pertinentes para a realização deste trabalho. A subseção 2.1 contextualiza a </w:t>
      </w:r>
      <w:r w:rsidR="00DD13B8">
        <w:t>DP</w:t>
      </w:r>
      <w:r>
        <w:t xml:space="preserve"> e apresenta como os exercícios se fazem imprescindíveis para a melhora da qualidade de vida</w:t>
      </w:r>
      <w:r w:rsidR="00DD13B8">
        <w:t xml:space="preserve"> dos indivíduos que possuem a doença</w:t>
      </w:r>
      <w:r>
        <w:t xml:space="preserve">. A subseção 2.2 apresenta conceitos sobre </w:t>
      </w:r>
      <w:commentRangeStart w:id="41"/>
      <w:r>
        <w:t>gamificação</w:t>
      </w:r>
      <w:commentRangeEnd w:id="41"/>
      <w:r w:rsidR="00F84DEF">
        <w:rPr>
          <w:rStyle w:val="Refdecomentrio"/>
        </w:rPr>
        <w:commentReference w:id="41"/>
      </w:r>
      <w:r>
        <w:t>.</w:t>
      </w:r>
    </w:p>
    <w:p w14:paraId="60429A33" w14:textId="360E0BA4" w:rsidR="00CA3B74" w:rsidRDefault="00D37816" w:rsidP="00CA3B74">
      <w:pPr>
        <w:pStyle w:val="Ttulo2"/>
      </w:pPr>
      <w:r>
        <w:t>a import</w:t>
      </w:r>
      <w:r w:rsidR="00B05D6A">
        <w:t>â</w:t>
      </w:r>
      <w:r>
        <w:t>ncia do exerc</w:t>
      </w:r>
      <w:r w:rsidR="00B05D6A">
        <w:t>í</w:t>
      </w:r>
      <w:r>
        <w:t xml:space="preserve">cio em pacientes com </w:t>
      </w:r>
      <w:r w:rsidR="00691486">
        <w:t>Parkinson</w:t>
      </w:r>
    </w:p>
    <w:p w14:paraId="2F1AF143" w14:textId="0881084A" w:rsidR="005801C7" w:rsidRPr="00C2208C" w:rsidRDefault="009051A2" w:rsidP="005801C7">
      <w:pPr>
        <w:pStyle w:val="TF-TEXTO"/>
      </w:pPr>
      <w:r w:rsidRPr="009051A2">
        <w:t>A DP tem caráter degenerativo e é caracterizada pela</w:t>
      </w:r>
      <w:r>
        <w:t xml:space="preserve"> </w:t>
      </w:r>
      <w:r w:rsidRPr="009051A2">
        <w:t>perda progressiva de neurônios da parte compacta da</w:t>
      </w:r>
      <w:r>
        <w:t xml:space="preserve"> </w:t>
      </w:r>
      <w:r w:rsidRPr="009051A2">
        <w:t>substância negra, situada no mesencéfalo. A degeneração nesses neurônios é irreversível e resulta na diminuição</w:t>
      </w:r>
      <w:r>
        <w:t xml:space="preserve"> </w:t>
      </w:r>
      <w:r w:rsidRPr="009051A2">
        <w:t>da produção de dopamina, que é um neurotransmissor</w:t>
      </w:r>
      <w:r>
        <w:t xml:space="preserve"> </w:t>
      </w:r>
      <w:r w:rsidRPr="009051A2">
        <w:t>essencial no controle dos movimentos</w:t>
      </w:r>
      <w:r w:rsidR="0025456B" w:rsidRPr="0025456B">
        <w:t xml:space="preserve"> </w:t>
      </w:r>
      <w:r w:rsidR="0025456B">
        <w:t>(</w:t>
      </w:r>
      <w:r w:rsidR="0025456B" w:rsidRPr="0025456B">
        <w:t>BARBOSA; SALLEM,</w:t>
      </w:r>
      <w:r w:rsidR="0025456B">
        <w:t xml:space="preserve"> 2005). </w:t>
      </w:r>
      <w:r w:rsidR="00E82779" w:rsidRPr="00C2208C">
        <w:t xml:space="preserve">Na </w:t>
      </w:r>
      <w:del w:id="42" w:author="Dalton Solano dos Reis" w:date="2023-06-25T10:54:00Z">
        <w:r w:rsidR="00E82779" w:rsidRPr="00C2208C" w:rsidDel="00F84DEF">
          <w:delText>figura</w:delText>
        </w:r>
        <w:r w:rsidR="00C2208C" w:rsidRPr="00C2208C" w:rsidDel="00F84DEF">
          <w:delText xml:space="preserve"> </w:delText>
        </w:r>
      </w:del>
      <w:ins w:id="43" w:author="Dalton Solano dos Reis" w:date="2023-06-25T10:54:00Z">
        <w:r w:rsidR="00F84DEF">
          <w:t>F</w:t>
        </w:r>
        <w:r w:rsidR="00F84DEF" w:rsidRPr="00C2208C">
          <w:t xml:space="preserve">igura </w:t>
        </w:r>
      </w:ins>
      <w:r w:rsidR="00C2208C" w:rsidRPr="00C2208C">
        <w:t>1</w:t>
      </w:r>
      <w:del w:id="44" w:author="Dalton Solano dos Reis" w:date="2023-06-25T10:54:00Z">
        <w:r w:rsidR="00E82779" w:rsidRPr="00C2208C" w:rsidDel="00F84DEF">
          <w:delText>,</w:delText>
        </w:r>
      </w:del>
      <w:r w:rsidR="00E82779">
        <w:t xml:space="preserve"> é possível observar a diferença na substância negra presente </w:t>
      </w:r>
      <w:r w:rsidR="001F2BD7">
        <w:t xml:space="preserve">no </w:t>
      </w:r>
      <w:r w:rsidR="00E82779">
        <w:t>cérebro de um paciente sem a DP e um paciente que possui a DP.</w:t>
      </w:r>
    </w:p>
    <w:p w14:paraId="63802706" w14:textId="69A3B65E" w:rsidR="00495358" w:rsidRPr="00C2208C" w:rsidRDefault="00495358" w:rsidP="00495358">
      <w:pPr>
        <w:pStyle w:val="Legenda"/>
        <w:jc w:val="center"/>
        <w:rPr>
          <w:b w:val="0"/>
          <w:bCs w:val="0"/>
        </w:rPr>
      </w:pPr>
      <w:commentRangeStart w:id="45"/>
      <w:r w:rsidRPr="00C2208C">
        <w:rPr>
          <w:b w:val="0"/>
          <w:bCs w:val="0"/>
        </w:rPr>
        <w:t xml:space="preserve">Figura </w:t>
      </w:r>
      <w:commentRangeEnd w:id="45"/>
      <w:r w:rsidR="00F84DEF">
        <w:rPr>
          <w:rStyle w:val="Refdecomentrio"/>
          <w:b w:val="0"/>
          <w:bCs w:val="0"/>
        </w:rPr>
        <w:commentReference w:id="45"/>
      </w:r>
      <w:r w:rsidRPr="00C2208C">
        <w:rPr>
          <w:b w:val="0"/>
          <w:bCs w:val="0"/>
        </w:rPr>
        <w:t xml:space="preserve">1 – </w:t>
      </w:r>
      <w:r w:rsidR="00C2208C">
        <w:rPr>
          <w:b w:val="0"/>
          <w:bCs w:val="0"/>
        </w:rPr>
        <w:t>Doença de Parkinson</w:t>
      </w:r>
    </w:p>
    <w:p w14:paraId="39A7F5C3" w14:textId="77777777" w:rsidR="00495358" w:rsidRDefault="009051A2" w:rsidP="00495358">
      <w:pPr>
        <w:pStyle w:val="TF-TEXTO"/>
        <w:keepNext/>
        <w:ind w:firstLine="0"/>
        <w:jc w:val="center"/>
      </w:pPr>
      <w:r>
        <w:rPr>
          <w:noProof/>
        </w:rPr>
        <w:drawing>
          <wp:inline distT="0" distB="0" distL="0" distR="0" wp14:anchorId="71FBA5CD" wp14:editId="767667DB">
            <wp:extent cx="4096034" cy="2457450"/>
            <wp:effectExtent l="0" t="0" r="0" b="0"/>
            <wp:docPr id="139128561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85615" name="Imagem 1" descr="Diagram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0505" cy="2460133"/>
                    </a:xfrm>
                    <a:prstGeom prst="rect">
                      <a:avLst/>
                    </a:prstGeom>
                  </pic:spPr>
                </pic:pic>
              </a:graphicData>
            </a:graphic>
          </wp:inline>
        </w:drawing>
      </w:r>
    </w:p>
    <w:p w14:paraId="0BB1AE77" w14:textId="6DC24AED" w:rsidR="00495358" w:rsidRPr="00495358" w:rsidRDefault="00495358" w:rsidP="00495358">
      <w:pPr>
        <w:pStyle w:val="Legenda"/>
        <w:jc w:val="center"/>
        <w:rPr>
          <w:b w:val="0"/>
          <w:bCs w:val="0"/>
          <w:sz w:val="18"/>
          <w:szCs w:val="18"/>
        </w:rPr>
      </w:pPr>
      <w:r w:rsidRPr="00495358">
        <w:rPr>
          <w:b w:val="0"/>
          <w:bCs w:val="0"/>
          <w:sz w:val="18"/>
          <w:szCs w:val="18"/>
        </w:rPr>
        <w:t xml:space="preserve">Fonte: </w:t>
      </w:r>
      <w:r w:rsidR="00C2208C" w:rsidRPr="00C2208C">
        <w:rPr>
          <w:b w:val="0"/>
          <w:bCs w:val="0"/>
          <w:sz w:val="18"/>
          <w:szCs w:val="18"/>
        </w:rPr>
        <w:t>Blausen.com staff (2014)</w:t>
      </w:r>
      <w:ins w:id="46" w:author="Dalton Solano dos Reis" w:date="2023-06-25T10:55:00Z">
        <w:r w:rsidR="00F84DEF">
          <w:rPr>
            <w:b w:val="0"/>
            <w:bCs w:val="0"/>
            <w:sz w:val="18"/>
            <w:szCs w:val="18"/>
          </w:rPr>
          <w:t>.</w:t>
        </w:r>
      </w:ins>
    </w:p>
    <w:p w14:paraId="1B315DB9" w14:textId="77777777" w:rsidR="00EE15D3" w:rsidRDefault="00EE15D3" w:rsidP="00EE15D3">
      <w:pPr>
        <w:pStyle w:val="TF-TEXTO"/>
      </w:pPr>
    </w:p>
    <w:p w14:paraId="0D32D51B" w14:textId="6621929C" w:rsidR="00EE15D3" w:rsidRPr="00EE15D3" w:rsidRDefault="00EE15D3" w:rsidP="00EE15D3">
      <w:pPr>
        <w:pStyle w:val="TF-TEXTO"/>
        <w:jc w:val="left"/>
        <w:rPr>
          <w:highlight w:val="yellow"/>
        </w:rPr>
      </w:pPr>
      <w:r>
        <w:t>A qualidade de vida de pessoas com DP tende a diminuir à medida que a doença progride, podendo incluir a presença de estados depressivos em alguns casos</w:t>
      </w:r>
      <w:r w:rsidR="00064C6E">
        <w:t>.</w:t>
      </w:r>
      <w:r>
        <w:t xml:space="preserve"> </w:t>
      </w:r>
      <w:r w:rsidR="00953A92">
        <w:t>A</w:t>
      </w:r>
      <w:r w:rsidR="00064C6E">
        <w:t>lém dos fatores bioquímicos ligados à diminuição da dopamina, a dificuldade de enfrentar o diagnóstico de uma doença sem cura pode agravar os sintomas depressivos, aumentando ainda a insegurança e a tristeza no decorrer do aparecimento das incapacidades motoras e não motoras</w:t>
      </w:r>
      <w:r w:rsidR="00953A92">
        <w:t xml:space="preserve"> (</w:t>
      </w:r>
      <w:r w:rsidR="00953A92" w:rsidRPr="00953A92">
        <w:t>BALSANELLI; ARROYO,</w:t>
      </w:r>
      <w:r w:rsidR="00953A92">
        <w:t xml:space="preserve"> 2015)</w:t>
      </w:r>
      <w:r w:rsidR="00064C6E">
        <w:t>.</w:t>
      </w:r>
      <w:r w:rsidR="00953A92">
        <w:t xml:space="preserve"> </w:t>
      </w:r>
      <w:r w:rsidR="00064C6E">
        <w:t>Para auxiliar na cura da depressão e restauração da qualidade de vida é necessária a realização de atividades que utilizem atitudes positivas, tais como as atividades esportivas</w:t>
      </w:r>
      <w:del w:id="47" w:author="Dalton Solano dos Reis" w:date="2023-06-25T10:56:00Z">
        <w:r w:rsidR="00064C6E" w:rsidDel="00F84DEF">
          <w:delText>.</w:delText>
        </w:r>
      </w:del>
      <w:r w:rsidR="00064C6E">
        <w:t xml:space="preserve"> (POMPEU</w:t>
      </w:r>
      <w:r w:rsidR="00953A92">
        <w:t>;</w:t>
      </w:r>
      <w:del w:id="48" w:author="Dalton Solano dos Reis" w:date="2023-06-25T10:56:00Z">
        <w:r w:rsidR="00953A92" w:rsidDel="00F84DEF">
          <w:delText xml:space="preserve"> </w:delText>
        </w:r>
        <w:r w:rsidR="00064C6E" w:rsidDel="00F84DEF">
          <w:delText xml:space="preserve"> </w:delText>
        </w:r>
      </w:del>
      <w:ins w:id="49" w:author="Dalton Solano dos Reis" w:date="2023-06-25T10:56:00Z">
        <w:r w:rsidR="00F84DEF">
          <w:t xml:space="preserve"> </w:t>
        </w:r>
      </w:ins>
      <w:r w:rsidR="00064C6E">
        <w:t xml:space="preserve">MENESES, </w:t>
      </w:r>
      <w:commentRangeStart w:id="50"/>
      <w:r w:rsidR="00064C6E" w:rsidRPr="00F84DEF">
        <w:rPr>
          <w:i/>
          <w:iCs/>
          <w:rPrChange w:id="51" w:author="Dalton Solano dos Reis" w:date="2023-06-25T10:57:00Z">
            <w:rPr/>
          </w:rPrChange>
        </w:rPr>
        <w:t>et al</w:t>
      </w:r>
      <w:commentRangeEnd w:id="50"/>
      <w:r w:rsidR="00F84DEF">
        <w:rPr>
          <w:rStyle w:val="Refdecomentrio"/>
        </w:rPr>
        <w:commentReference w:id="50"/>
      </w:r>
      <w:r w:rsidR="00064C6E">
        <w:t>., 2008).</w:t>
      </w:r>
    </w:p>
    <w:p w14:paraId="7C70976F" w14:textId="693BEA24" w:rsidR="00C2208C" w:rsidDel="00F84DEF" w:rsidRDefault="00EE15D3" w:rsidP="00C2208C">
      <w:pPr>
        <w:pStyle w:val="TF-TEXTO"/>
        <w:rPr>
          <w:del w:id="52" w:author="Dalton Solano dos Reis" w:date="2023-06-25T10:58:00Z"/>
        </w:rPr>
      </w:pPr>
      <w:r w:rsidRPr="00064C6E">
        <w:t>O exercício físico promove a melhora da oxigenação e glicose cerebral, favorece a neuroplasticidade e estimula a produção de dopamina. Com isso, as funções cognitivas, as estruturas e as funções cerebrais são beneficiadas, levando, consequentemente à melhora psicológica, cognitiva e motora dos pacientes (OXTOBY</w:t>
      </w:r>
      <w:r w:rsidR="00495358">
        <w:t>;</w:t>
      </w:r>
      <w:r w:rsidRPr="00064C6E">
        <w:t xml:space="preserve"> WILLIANS, 2000; SILVA, 2011).</w:t>
      </w:r>
    </w:p>
    <w:p w14:paraId="6B17E873" w14:textId="2E53D5CC" w:rsidR="00064C6E" w:rsidRDefault="00064C6E" w:rsidP="00C2208C">
      <w:pPr>
        <w:pStyle w:val="TF-TEXTO"/>
      </w:pPr>
      <w:commentRangeStart w:id="53"/>
      <w:r>
        <w:t xml:space="preserve">Estudos </w:t>
      </w:r>
      <w:commentRangeEnd w:id="53"/>
      <w:r w:rsidR="00F84DEF">
        <w:rPr>
          <w:rStyle w:val="Refdecomentrio"/>
        </w:rPr>
        <w:commentReference w:id="53"/>
      </w:r>
      <w:r>
        <w:t>apontam que o exercício físico tem efeito positivo no processo de controle de evolução da doença, auxiliam o desenvolvimento da função pulmonar, aumentam a força muscular, melhoram o equilíbrio e a marcha auxiliam também na autoestima e na confiança do paciente (OXTOBY</w:t>
      </w:r>
      <w:del w:id="54" w:author="Dalton Solano dos Reis" w:date="2023-06-25T12:34:00Z">
        <w:r w:rsidDel="005E51A8">
          <w:delText xml:space="preserve"> &amp;</w:delText>
        </w:r>
      </w:del>
      <w:ins w:id="55" w:author="Dalton Solano dos Reis" w:date="2023-06-25T12:34:00Z">
        <w:r w:rsidR="005E51A8">
          <w:t xml:space="preserve">; </w:t>
        </w:r>
      </w:ins>
      <w:r>
        <w:t>WILLIANS, 2000).</w:t>
      </w:r>
    </w:p>
    <w:p w14:paraId="6E124C68" w14:textId="4962547C" w:rsidR="00064C6E" w:rsidRDefault="001F2BD7" w:rsidP="001B2F1E">
      <w:pPr>
        <w:pStyle w:val="TF-TEXTO"/>
      </w:pPr>
      <w:commentRangeStart w:id="56"/>
      <w:r w:rsidRPr="00C2208C">
        <w:t>Segundo</w:t>
      </w:r>
      <w:r w:rsidR="00C2208C">
        <w:t xml:space="preserve"> </w:t>
      </w:r>
      <w:commentRangeEnd w:id="56"/>
      <w:r w:rsidR="00F84DEF">
        <w:rPr>
          <w:rStyle w:val="Refdecomentrio"/>
        </w:rPr>
        <w:commentReference w:id="56"/>
      </w:r>
      <w:r w:rsidR="00C2208C" w:rsidRPr="00953A92">
        <w:t>Balsanelli</w:t>
      </w:r>
      <w:r w:rsidR="00C2208C">
        <w:t xml:space="preserve"> e</w:t>
      </w:r>
      <w:r w:rsidR="00C2208C" w:rsidRPr="00953A92">
        <w:t xml:space="preserve"> Arroyo</w:t>
      </w:r>
      <w:r w:rsidR="00C2208C">
        <w:t xml:space="preserve"> (2015)</w:t>
      </w:r>
      <w:r>
        <w:t xml:space="preserve">, </w:t>
      </w:r>
      <w:r w:rsidR="00064C6E">
        <w:t>tão importante quanto a medicação, a prática de exercícios físicos regulares são de suma importância para a preservação das perdas funcionais, cognitivas, psicológicas e sociais da pessoa com DP, a fim de retardar ou minimizar o agravamento da doença e o desenvolvimento de complicações futuras</w:t>
      </w:r>
      <w:r w:rsidR="00C2208C">
        <w:t>.</w:t>
      </w:r>
    </w:p>
    <w:p w14:paraId="5884A0A2" w14:textId="285D27A6" w:rsidR="00691486" w:rsidRDefault="00691486" w:rsidP="001B2F1E">
      <w:pPr>
        <w:pStyle w:val="Ttulo2"/>
        <w:ind w:left="567" w:hanging="567"/>
      </w:pPr>
      <w:r>
        <w:t>Gamificação</w:t>
      </w:r>
    </w:p>
    <w:p w14:paraId="4C1E6CF0" w14:textId="01033563" w:rsidR="00482861" w:rsidRDefault="00514A75" w:rsidP="00482861">
      <w:pPr>
        <w:pStyle w:val="TF-TEXTO"/>
      </w:pPr>
      <w:r>
        <w:t xml:space="preserve">A gamificação (do original em inglês </w:t>
      </w:r>
      <w:r w:rsidRPr="00514A75">
        <w:rPr>
          <w:i/>
          <w:iCs/>
        </w:rPr>
        <w:t>gamification</w:t>
      </w:r>
      <w:r>
        <w:t>) corresponde ao uso de mecanismos de jogos orientados ao objetivo de resolver problemas práticos ou de despertar engajamento entre um público específico</w:t>
      </w:r>
      <w:r w:rsidRPr="00514A75">
        <w:t xml:space="preserve"> </w:t>
      </w:r>
      <w:r>
        <w:t>(</w:t>
      </w:r>
      <w:commentRangeStart w:id="57"/>
      <w:r w:rsidR="00717597">
        <w:t xml:space="preserve">VIENNA </w:t>
      </w:r>
      <w:r w:rsidRPr="00717597">
        <w:rPr>
          <w:i/>
          <w:iCs/>
          <w:rPrChange w:id="58" w:author="Dalton Solano dos Reis" w:date="2023-06-25T11:00:00Z">
            <w:rPr/>
          </w:rPrChange>
        </w:rPr>
        <w:t>et al</w:t>
      </w:r>
      <w:r>
        <w:t>., 2013</w:t>
      </w:r>
      <w:commentRangeEnd w:id="57"/>
      <w:r w:rsidR="00717597">
        <w:rPr>
          <w:rStyle w:val="Refdecomentrio"/>
        </w:rPr>
        <w:commentReference w:id="57"/>
      </w:r>
      <w:r>
        <w:t>).</w:t>
      </w:r>
    </w:p>
    <w:p w14:paraId="39331619" w14:textId="582288C0" w:rsidR="000F6B55" w:rsidRDefault="000F6B55" w:rsidP="00482861">
      <w:pPr>
        <w:pStyle w:val="TF-TEXTO"/>
      </w:pPr>
      <w:r>
        <w:lastRenderedPageBreak/>
        <w:t xml:space="preserve">Existem </w:t>
      </w:r>
      <w:commentRangeStart w:id="59"/>
      <w:r>
        <w:t xml:space="preserve">quatro características dos jogos </w:t>
      </w:r>
      <w:commentRangeEnd w:id="59"/>
      <w:r w:rsidR="00717597">
        <w:rPr>
          <w:rStyle w:val="Refdecomentrio"/>
        </w:rPr>
        <w:commentReference w:id="59"/>
      </w:r>
      <w:r>
        <w:t>que são importantes para elaborar um artefato baseado na gamificação. A primeira é a meta do jogo que é o motivo para a realização daquela atividade. A segunda são as regras que ajudam a determinar como o indivíduo deve se comportar para superar os desafios do ambiente, estimulam a criatividade e o pensamento estratégico. A terceira é o sistema de feedbacks, no qual o jogador é orientado sobre sua posição referente aos elementos do universo. A quarta é a participação voluntária, o jogador precisa voluntariamente querer utilizar o jogo, considerando sua meta, regras e feedbacks (BUSARELLO, 2016).</w:t>
      </w:r>
    </w:p>
    <w:p w14:paraId="482448B6" w14:textId="0D9630EE" w:rsidR="00514A75" w:rsidRPr="00482861" w:rsidRDefault="00443495" w:rsidP="00774075">
      <w:pPr>
        <w:pStyle w:val="TF-TEXTO"/>
      </w:pPr>
      <w:r>
        <w:t xml:space="preserve">Sob um ponto de vista emocional, </w:t>
      </w:r>
      <w:r w:rsidRPr="00443495">
        <w:rPr>
          <w:i/>
          <w:iCs/>
        </w:rPr>
        <w:t>gamification</w:t>
      </w:r>
      <w:r>
        <w:t xml:space="preserve"> é compreendida como um processo de melhoria de serviços, objetos ou ambientes com base em experiências de elementos de jogos e comportamento dos indivíduos (</w:t>
      </w:r>
      <w:commentRangeStart w:id="60"/>
      <w:r w:rsidRPr="00717597">
        <w:rPr>
          <w:i/>
          <w:iCs/>
          <w:rPrChange w:id="61" w:author="Dalton Solano dos Reis" w:date="2023-06-25T11:09:00Z">
            <w:rPr/>
          </w:rPrChange>
        </w:rPr>
        <w:t>Hamari</w:t>
      </w:r>
      <w:r>
        <w:t xml:space="preserve"> </w:t>
      </w:r>
      <w:commentRangeEnd w:id="60"/>
      <w:r w:rsidR="00717597">
        <w:rPr>
          <w:rStyle w:val="Refdecomentrio"/>
        </w:rPr>
        <w:commentReference w:id="60"/>
      </w:r>
      <w:r>
        <w:t>et al., 2014). A gameficação, segundo Busarello (2016), concentra esforços na autonomia do indivíduo em um ambiente controlado, onde os conteúdos de domínios específicos são subdivididos e tratados como etapas em um contexto envolvente, correlacionando aspectos cognitivos, sociais e emocionais.</w:t>
      </w:r>
    </w:p>
    <w:p w14:paraId="4B4647E8" w14:textId="77777777" w:rsidR="00A7748B" w:rsidRDefault="00A7748B" w:rsidP="00A7748B">
      <w:pPr>
        <w:pStyle w:val="Ttulo2"/>
      </w:pPr>
      <w:r>
        <w:t>TRABALHOS CORRELATOS</w:t>
      </w:r>
    </w:p>
    <w:p w14:paraId="6F2E818C" w14:textId="795A9298" w:rsidR="00D5555E" w:rsidRDefault="00D37816" w:rsidP="00D5555E">
      <w:pPr>
        <w:pStyle w:val="TF-TEXTO"/>
      </w:pPr>
      <w:r>
        <w:t xml:space="preserve">Nesta </w:t>
      </w:r>
      <w:ins w:id="62" w:author="Dalton Solano dos Reis" w:date="2023-06-25T11:09:00Z">
        <w:r w:rsidR="00717597">
          <w:t>sub</w:t>
        </w:r>
      </w:ins>
      <w:r w:rsidRPr="00D37816">
        <w:t xml:space="preserve">seção </w:t>
      </w:r>
      <w:r>
        <w:t xml:space="preserve">serão abordados trabalhos correlatos que se relacionam aos principais objetivos do estudo desenvolvido. O primeiro trabalho correlato apresentado no Quadro 1, é sobre um aplicativo para realização e acompanhamento de atividades físicas, chamado Nike Training Club (2023). O segundo </w:t>
      </w:r>
      <w:r w:rsidR="00C2208C">
        <w:t xml:space="preserve">correlato </w:t>
      </w:r>
      <w:ins w:id="63" w:author="Dalton Solano dos Reis" w:date="2023-06-25T11:12:00Z">
        <w:r w:rsidR="00365805">
          <w:t xml:space="preserve">(SMARTGYM, 2023) </w:t>
        </w:r>
      </w:ins>
      <w:r w:rsidR="00C2208C">
        <w:t>é um aplicativo</w:t>
      </w:r>
      <w:r>
        <w:t xml:space="preserve"> </w:t>
      </w:r>
      <w:r w:rsidR="00C2208C">
        <w:t xml:space="preserve">que </w:t>
      </w:r>
      <w:r>
        <w:t xml:space="preserve">aborda </w:t>
      </w:r>
      <w:r w:rsidR="007A2D45">
        <w:t>a realização de um programa de atividades físicas em um grupo de idosos que possuem a DP, a</w:t>
      </w:r>
      <w:r>
        <w:t xml:space="preserve">presentado no Quadro 2. </w:t>
      </w:r>
      <w:commentRangeStart w:id="64"/>
      <w:r>
        <w:t>O terceiro .... Apresentado no Quadro 3.</w:t>
      </w:r>
      <w:commentRangeEnd w:id="64"/>
      <w:r w:rsidR="00365805">
        <w:rPr>
          <w:rStyle w:val="Refdecomentrio"/>
        </w:rPr>
        <w:commentReference w:id="64"/>
      </w:r>
    </w:p>
    <w:p w14:paraId="0264DC32" w14:textId="72B1ECDC" w:rsidR="005816A3" w:rsidRPr="001B7764" w:rsidRDefault="005816A3" w:rsidP="001B7764">
      <w:pPr>
        <w:pStyle w:val="TF-LEGENDA"/>
      </w:pPr>
      <w:bookmarkStart w:id="65" w:name="_Ref520281304"/>
      <w:r>
        <w:t xml:space="preserve">Quadro </w:t>
      </w:r>
      <w:fldSimple w:instr=" SEQ Quadro \* ARABIC ">
        <w:r w:rsidR="005A410B">
          <w:rPr>
            <w:noProof/>
          </w:rPr>
          <w:t>1</w:t>
        </w:r>
      </w:fldSimple>
      <w:bookmarkEnd w:id="65"/>
      <w:r>
        <w:t xml:space="preserve"> – Trabalho Correlato 1</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748F2E6D" w:rsidR="005816A3" w:rsidRDefault="009A745C" w:rsidP="00E36EE8">
            <w:pPr>
              <w:pStyle w:val="TF-TEXTO-QUADRO"/>
            </w:pPr>
            <w:r w:rsidRPr="009A745C">
              <w:t>Nike Training Club</w:t>
            </w:r>
            <w:r>
              <w:t xml:space="preserve"> (2023)</w:t>
            </w:r>
            <w:ins w:id="66" w:author="Dalton Solano dos Reis" w:date="2023-06-25T11:13:00Z">
              <w:r w:rsidR="00365805">
                <w:t>.</w:t>
              </w:r>
            </w:ins>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11016252" w:rsidR="005816A3" w:rsidRDefault="009A745C" w:rsidP="00E36EE8">
            <w:pPr>
              <w:pStyle w:val="TF-TEXTO-QUADRO"/>
            </w:pPr>
            <w:r>
              <w:t xml:space="preserve">Oferecer </w:t>
            </w:r>
            <w:r w:rsidRPr="009A745C">
              <w:t>diversos tipos de treinos gratuit</w:t>
            </w:r>
            <w:r>
              <w:t>amente</w:t>
            </w:r>
            <w:ins w:id="67" w:author="Dalton Solano dos Reis" w:date="2023-06-25T11:13:00Z">
              <w:r w:rsidR="00365805">
                <w:t>.</w:t>
              </w:r>
            </w:ins>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04A4D721" w14:textId="3A55917F" w:rsidR="005816A3" w:rsidRDefault="00D37816" w:rsidP="00E36EE8">
            <w:pPr>
              <w:pStyle w:val="TF-TEXTO-QUADRO"/>
            </w:pPr>
            <w:r>
              <w:t>Treinos personalizados</w:t>
            </w:r>
            <w:ins w:id="68" w:author="Dalton Solano dos Reis" w:date="2023-06-25T11:13:00Z">
              <w:r w:rsidR="00365805">
                <w:t>.</w:t>
              </w:r>
            </w:ins>
          </w:p>
          <w:p w14:paraId="3A169644" w14:textId="339F337A" w:rsidR="00D37816" w:rsidRDefault="00D37816" w:rsidP="00E36EE8">
            <w:pPr>
              <w:pStyle w:val="TF-TEXTO-QUADRO"/>
            </w:pPr>
            <w:r w:rsidRPr="00D37816">
              <w:t>Monitoramento de progresso</w:t>
            </w:r>
            <w:ins w:id="69" w:author="Dalton Solano dos Reis" w:date="2023-06-25T11:14:00Z">
              <w:r w:rsidR="00365805">
                <w:t>.</w:t>
              </w:r>
            </w:ins>
          </w:p>
          <w:p w14:paraId="2113257C" w14:textId="672E1BE4" w:rsidR="00D37816" w:rsidRDefault="00D37816" w:rsidP="00E36EE8">
            <w:pPr>
              <w:pStyle w:val="TF-TEXTO-QUADRO"/>
            </w:pPr>
            <w:r w:rsidRPr="00D37816">
              <w:t>Treinos em vídeo</w:t>
            </w:r>
            <w:ins w:id="70" w:author="Dalton Solano dos Reis" w:date="2023-06-25T11:14:00Z">
              <w:r w:rsidR="00365805">
                <w:t>.</w:t>
              </w:r>
            </w:ins>
          </w:p>
          <w:p w14:paraId="1B02AE5D" w14:textId="01238BD1" w:rsidR="00D37816" w:rsidRDefault="00D37816" w:rsidP="00E36EE8">
            <w:pPr>
              <w:pStyle w:val="TF-TEXTO-QUADRO"/>
            </w:pPr>
            <w:r w:rsidRPr="00D37816">
              <w:t>Comunidade e desafios</w:t>
            </w:r>
            <w:ins w:id="71" w:author="Dalton Solano dos Reis" w:date="2023-06-25T11:14:00Z">
              <w:r w:rsidR="00365805">
                <w:t>.</w:t>
              </w:r>
            </w:ins>
          </w:p>
        </w:tc>
      </w:tr>
      <w:tr w:rsidR="005816A3"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1FC3636E" w:rsidR="009A745C" w:rsidRDefault="009A745C" w:rsidP="009A745C">
            <w:pPr>
              <w:pStyle w:val="TF-TEXTO-QUADRO"/>
            </w:pPr>
            <w:r>
              <w:t>Não foi possível identificar as ferramentas de desenvolvimento por ser um aplicativo comercial. O aplicativo está disponível nas seguintes plataformas: iOS e Android</w:t>
            </w:r>
            <w:ins w:id="72" w:author="Dalton Solano dos Reis" w:date="2023-06-25T11:14:00Z">
              <w:r w:rsidR="00365805">
                <w:t>.</w:t>
              </w:r>
            </w:ins>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79C57F89" w:rsidR="005816A3" w:rsidRPr="00C2208C" w:rsidRDefault="009A745C" w:rsidP="00E36EE8">
            <w:pPr>
              <w:pStyle w:val="TF-TEXTO-QUADRO"/>
            </w:pPr>
            <w:r w:rsidRPr="00C2208C">
              <w:t xml:space="preserve">Não há resultados e conclusões por se tratar de um aplicativo comercial. Porém é possível identificar que o aplicativo oferece uma boa usabilidade e estimula a </w:t>
            </w:r>
            <w:commentRangeStart w:id="73"/>
            <w:r w:rsidR="00D37816" w:rsidRPr="00C2208C">
              <w:t>prática</w:t>
            </w:r>
            <w:r w:rsidRPr="00C2208C">
              <w:t xml:space="preserve"> de exercícios</w:t>
            </w:r>
            <w:commentRangeEnd w:id="73"/>
            <w:r w:rsidR="00365805">
              <w:rPr>
                <w:rStyle w:val="Refdecomentrio"/>
              </w:rPr>
              <w:commentReference w:id="73"/>
            </w:r>
            <w:ins w:id="74" w:author="Dalton Solano dos Reis" w:date="2023-06-25T11:14:00Z">
              <w:r w:rsidR="00365805">
                <w:t>.</w:t>
              </w:r>
            </w:ins>
          </w:p>
        </w:tc>
      </w:tr>
    </w:tbl>
    <w:p w14:paraId="084F810A" w14:textId="25851A57" w:rsidR="005816A3" w:rsidRDefault="00A7748B" w:rsidP="00A7748B">
      <w:pPr>
        <w:pStyle w:val="TF-FONTE"/>
      </w:pPr>
      <w:r>
        <w:t>Fonte: elaborado pel</w:t>
      </w:r>
      <w:r w:rsidR="007C04D1">
        <w:t>a</w:t>
      </w:r>
      <w:r>
        <w:t xml:space="preserve"> autor</w:t>
      </w:r>
      <w:r w:rsidR="007C04D1">
        <w:t>a</w:t>
      </w:r>
      <w:r>
        <w:t>.</w:t>
      </w:r>
    </w:p>
    <w:p w14:paraId="4D4037FC" w14:textId="77777777" w:rsidR="007C04D1" w:rsidRPr="007C04D1" w:rsidRDefault="007C04D1" w:rsidP="007C04D1"/>
    <w:bookmarkEnd w:id="37"/>
    <w:p w14:paraId="4BE4AA8B" w14:textId="49D7D37B" w:rsidR="007C04D1" w:rsidRPr="001B7764" w:rsidRDefault="007C04D1" w:rsidP="007C04D1">
      <w:pPr>
        <w:pStyle w:val="TF-LEGENDA"/>
      </w:pPr>
      <w:r>
        <w:t>Quadro 2– Trabalho Correlato 2</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7C04D1" w14:paraId="20F9868E" w14:textId="77777777" w:rsidTr="00644128">
        <w:tc>
          <w:tcPr>
            <w:tcW w:w="1698" w:type="dxa"/>
            <w:shd w:val="clear" w:color="auto" w:fill="auto"/>
          </w:tcPr>
          <w:p w14:paraId="1E6F6D7D" w14:textId="77777777" w:rsidR="007C04D1" w:rsidRDefault="007C04D1" w:rsidP="00931304">
            <w:pPr>
              <w:pStyle w:val="TF-TEXTO-QUADRO"/>
            </w:pPr>
            <w:r>
              <w:t>Referência</w:t>
            </w:r>
          </w:p>
        </w:tc>
        <w:tc>
          <w:tcPr>
            <w:tcW w:w="7823" w:type="dxa"/>
            <w:shd w:val="clear" w:color="auto" w:fill="auto"/>
          </w:tcPr>
          <w:p w14:paraId="33C829D4" w14:textId="66BB751D" w:rsidR="007C04D1" w:rsidRDefault="0075034B" w:rsidP="00931304">
            <w:pPr>
              <w:pStyle w:val="TF-TEXTO-QUADRO"/>
            </w:pPr>
            <w:r>
              <w:t>SmartGym (2023)</w:t>
            </w:r>
            <w:ins w:id="75" w:author="Dalton Solano dos Reis" w:date="2023-06-25T11:14:00Z">
              <w:r w:rsidR="00365805">
                <w:t>.</w:t>
              </w:r>
            </w:ins>
          </w:p>
        </w:tc>
      </w:tr>
      <w:tr w:rsidR="007C04D1" w14:paraId="524C2E2D" w14:textId="77777777" w:rsidTr="00644128">
        <w:tc>
          <w:tcPr>
            <w:tcW w:w="1698" w:type="dxa"/>
            <w:shd w:val="clear" w:color="auto" w:fill="auto"/>
          </w:tcPr>
          <w:p w14:paraId="1FABB594" w14:textId="77777777" w:rsidR="007C04D1" w:rsidRDefault="007C04D1" w:rsidP="00931304">
            <w:pPr>
              <w:pStyle w:val="TF-TEXTO-QUADRO"/>
            </w:pPr>
            <w:r>
              <w:t>Objetivos</w:t>
            </w:r>
          </w:p>
        </w:tc>
        <w:tc>
          <w:tcPr>
            <w:tcW w:w="7823" w:type="dxa"/>
            <w:shd w:val="clear" w:color="auto" w:fill="auto"/>
          </w:tcPr>
          <w:p w14:paraId="1961A6E4" w14:textId="313E6999" w:rsidR="007C04D1" w:rsidRDefault="00070B86" w:rsidP="00931304">
            <w:pPr>
              <w:pStyle w:val="TF-TEXTO-QUADRO"/>
            </w:pPr>
            <w:r w:rsidRPr="00070B86">
              <w:t>O objetivo principal do SmartGym é</w:t>
            </w:r>
            <w:r w:rsidR="00DA3C28">
              <w:t xml:space="preserve"> </w:t>
            </w:r>
            <w:r w:rsidR="00DA3C28" w:rsidRPr="00DA3C28">
              <w:t>focar em algumas tarefas específicas e implementá-las.</w:t>
            </w:r>
            <w:r w:rsidR="00C2208C">
              <w:t xml:space="preserve"> Podendo medir e acompanhar f</w:t>
            </w:r>
            <w:r w:rsidR="00DA3C28" w:rsidRPr="00DA3C28">
              <w:t>ichas</w:t>
            </w:r>
            <w:r w:rsidR="00C2208C">
              <w:t xml:space="preserve"> de exercícios</w:t>
            </w:r>
            <w:r w:rsidR="00DA3C28" w:rsidRPr="00DA3C28">
              <w:t xml:space="preserve">, </w:t>
            </w:r>
            <w:r w:rsidR="00C2208C">
              <w:t>h</w:t>
            </w:r>
            <w:r w:rsidR="00DA3C28" w:rsidRPr="00DA3C28">
              <w:t xml:space="preserve">istórico e </w:t>
            </w:r>
            <w:r w:rsidR="00C2208C">
              <w:t>m</w:t>
            </w:r>
            <w:r w:rsidR="00DA3C28" w:rsidRPr="00DA3C28">
              <w:t xml:space="preserve">edidas </w:t>
            </w:r>
            <w:r w:rsidR="00C2208C">
              <w:t>c</w:t>
            </w:r>
            <w:r w:rsidR="00DA3C28" w:rsidRPr="00DA3C28">
              <w:t>orporais</w:t>
            </w:r>
            <w:r w:rsidR="00C2208C">
              <w:t>.</w:t>
            </w:r>
          </w:p>
        </w:tc>
      </w:tr>
      <w:tr w:rsidR="007C04D1" w14:paraId="7304DE31" w14:textId="77777777" w:rsidTr="00644128">
        <w:tc>
          <w:tcPr>
            <w:tcW w:w="1698" w:type="dxa"/>
            <w:shd w:val="clear" w:color="auto" w:fill="auto"/>
          </w:tcPr>
          <w:p w14:paraId="4F945AC6" w14:textId="77777777" w:rsidR="007C04D1" w:rsidRDefault="007C04D1" w:rsidP="00931304">
            <w:pPr>
              <w:pStyle w:val="TF-TEXTO-QUADRO"/>
            </w:pPr>
            <w:r>
              <w:t>Principais funcionalidades</w:t>
            </w:r>
          </w:p>
        </w:tc>
        <w:tc>
          <w:tcPr>
            <w:tcW w:w="7823" w:type="dxa"/>
            <w:shd w:val="clear" w:color="auto" w:fill="auto"/>
          </w:tcPr>
          <w:p w14:paraId="77F43296" w14:textId="1D5DC9E7" w:rsidR="00DA3C28" w:rsidRDefault="00DA3C28" w:rsidP="00DA3C28">
            <w:pPr>
              <w:pStyle w:val="TF-TEXTO-QUADRO"/>
            </w:pPr>
            <w:r>
              <w:t xml:space="preserve">Inteligência Artificial capaz de criar treinos personalizados </w:t>
            </w:r>
            <w:r w:rsidR="00644128">
              <w:t>e</w:t>
            </w:r>
            <w:r>
              <w:t xml:space="preserve"> sugerir alterações e atualizações à medida que </w:t>
            </w:r>
            <w:r w:rsidR="00644128">
              <w:t xml:space="preserve">o usuário </w:t>
            </w:r>
            <w:r>
              <w:t>avança</w:t>
            </w:r>
            <w:ins w:id="76" w:author="Dalton Solano dos Reis" w:date="2023-06-25T11:14:00Z">
              <w:r w:rsidR="00365805">
                <w:t>.</w:t>
              </w:r>
            </w:ins>
          </w:p>
          <w:p w14:paraId="01A0C8D8" w14:textId="5A4A6C85" w:rsidR="00DA3C28" w:rsidRDefault="00644128" w:rsidP="00DA3C28">
            <w:pPr>
              <w:pStyle w:val="TF-TEXTO-QUADRO"/>
            </w:pPr>
            <w:r>
              <w:t>Possui t</w:t>
            </w:r>
            <w:r w:rsidR="00DA3C28">
              <w:t xml:space="preserve">reinos personalizados de acordo com os equipamentos que </w:t>
            </w:r>
            <w:r>
              <w:t>o usuário possui</w:t>
            </w:r>
            <w:ins w:id="77" w:author="Dalton Solano dos Reis" w:date="2023-06-25T11:14:00Z">
              <w:r w:rsidR="00365805">
                <w:t>.</w:t>
              </w:r>
            </w:ins>
          </w:p>
          <w:p w14:paraId="1045C27D" w14:textId="2E06711A" w:rsidR="00DA3C28" w:rsidRDefault="00DA3C28" w:rsidP="00DA3C28">
            <w:pPr>
              <w:pStyle w:val="TF-TEXTO-QUADRO"/>
            </w:pPr>
            <w:r>
              <w:t>Treinos pré-montados criados por profissionais.</w:t>
            </w:r>
          </w:p>
          <w:p w14:paraId="2EA6A76B" w14:textId="181C2327" w:rsidR="00644128" w:rsidRDefault="00DA3C28" w:rsidP="00DA3C28">
            <w:pPr>
              <w:pStyle w:val="TF-TEXTO-QUADRO"/>
            </w:pPr>
            <w:r>
              <w:t>Cri</w:t>
            </w:r>
            <w:r w:rsidR="00644128">
              <w:t>ação</w:t>
            </w:r>
            <w:r>
              <w:t xml:space="preserve"> e </w:t>
            </w:r>
            <w:r w:rsidR="00644128">
              <w:t>gerenciamento de</w:t>
            </w:r>
            <w:r>
              <w:t xml:space="preserve"> fichas</w:t>
            </w:r>
            <w:r w:rsidR="00644128">
              <w:t xml:space="preserve"> de treinos</w:t>
            </w:r>
            <w:ins w:id="78" w:author="Dalton Solano dos Reis" w:date="2023-06-25T11:14:00Z">
              <w:r w:rsidR="00365805">
                <w:t>.</w:t>
              </w:r>
            </w:ins>
          </w:p>
          <w:p w14:paraId="6A836D81" w14:textId="58F597E4" w:rsidR="00DA3C28" w:rsidRDefault="00644128" w:rsidP="00DA3C28">
            <w:pPr>
              <w:pStyle w:val="TF-TEXTO-QUADRO"/>
            </w:pPr>
            <w:r>
              <w:t>Possui d</w:t>
            </w:r>
            <w:r w:rsidRPr="00644128">
              <w:t xml:space="preserve">esafios e </w:t>
            </w:r>
            <w:r>
              <w:t>c</w:t>
            </w:r>
            <w:r w:rsidRPr="00644128">
              <w:t>onquistas</w:t>
            </w:r>
            <w:ins w:id="79" w:author="Dalton Solano dos Reis" w:date="2023-06-25T11:20:00Z">
              <w:r w:rsidR="006578B4">
                <w:t>.</w:t>
              </w:r>
            </w:ins>
          </w:p>
          <w:p w14:paraId="3D103F9E" w14:textId="4D5A656A" w:rsidR="00DA3C28" w:rsidRDefault="00DA3C28" w:rsidP="00DA3C28">
            <w:pPr>
              <w:pStyle w:val="TF-TEXTO-QUADRO"/>
            </w:pPr>
            <w:r>
              <w:t>Possui treinos HIIT orientados por voz</w:t>
            </w:r>
            <w:ins w:id="80" w:author="Dalton Solano dos Reis" w:date="2023-06-25T11:20:00Z">
              <w:r w:rsidR="006578B4">
                <w:t>.</w:t>
              </w:r>
            </w:ins>
          </w:p>
          <w:p w14:paraId="534DA77B" w14:textId="294C4F86" w:rsidR="00DA3C28" w:rsidRDefault="00DA3C28" w:rsidP="00DA3C28">
            <w:pPr>
              <w:pStyle w:val="TF-TEXTO-QUADRO"/>
            </w:pPr>
            <w:r>
              <w:t>Regist</w:t>
            </w:r>
            <w:ins w:id="81" w:author="Dalton Solano dos Reis" w:date="2023-06-25T11:20:00Z">
              <w:r w:rsidR="006578B4">
                <w:t>r</w:t>
              </w:r>
            </w:ins>
            <w:r>
              <w:t>a histórico</w:t>
            </w:r>
            <w:ins w:id="82" w:author="Dalton Solano dos Reis" w:date="2023-06-25T11:20:00Z">
              <w:r w:rsidR="006578B4">
                <w:t>.</w:t>
              </w:r>
            </w:ins>
          </w:p>
          <w:p w14:paraId="6F5D0E41" w14:textId="0E7EC32E" w:rsidR="00DA3C28" w:rsidRDefault="00DA3C28" w:rsidP="00DA3C28">
            <w:pPr>
              <w:pStyle w:val="TF-TEXTO-QUADRO"/>
            </w:pPr>
            <w:r>
              <w:t>Acompanhamento de progresso</w:t>
            </w:r>
            <w:ins w:id="83" w:author="Dalton Solano dos Reis" w:date="2023-06-25T11:20:00Z">
              <w:r w:rsidR="006578B4">
                <w:t>.</w:t>
              </w:r>
            </w:ins>
          </w:p>
          <w:p w14:paraId="66647BF2" w14:textId="60ADFB00" w:rsidR="00DA3C28" w:rsidRDefault="00DA3C28" w:rsidP="00DA3C28">
            <w:pPr>
              <w:pStyle w:val="TF-TEXTO-QUADRO"/>
            </w:pPr>
            <w:r>
              <w:t>Registra e acompanha as medidas corporais.</w:t>
            </w:r>
          </w:p>
          <w:p w14:paraId="22AECF7F" w14:textId="17593439" w:rsidR="00DA3C28" w:rsidRDefault="00DA3C28" w:rsidP="00DA3C28">
            <w:pPr>
              <w:pStyle w:val="TF-TEXTO-QUADRO"/>
            </w:pPr>
            <w:r>
              <w:t xml:space="preserve">Possibilita </w:t>
            </w:r>
            <w:del w:id="84" w:author="Dalton Solano dos Reis" w:date="2023-06-25T11:21:00Z">
              <w:r w:rsidDel="006578B4">
                <w:delText xml:space="preserve">compartilhe </w:delText>
              </w:r>
            </w:del>
            <w:ins w:id="85" w:author="Dalton Solano dos Reis" w:date="2023-06-25T11:21:00Z">
              <w:r w:rsidR="006578B4">
                <w:t xml:space="preserve">compartilhar </w:t>
              </w:r>
            </w:ins>
            <w:r>
              <w:t>suas fichas com amigos.</w:t>
            </w:r>
          </w:p>
          <w:p w14:paraId="3D03A999" w14:textId="163110AF" w:rsidR="00DA3C28" w:rsidRDefault="00DA3C28" w:rsidP="00DA3C28">
            <w:pPr>
              <w:pStyle w:val="TF-TEXTO-QUADRO"/>
            </w:pPr>
            <w:r>
              <w:t xml:space="preserve">Integração com o </w:t>
            </w:r>
            <w:del w:id="86" w:author="Dalton Solano dos Reis" w:date="2023-06-25T11:21:00Z">
              <w:r w:rsidDel="006578B4">
                <w:delText xml:space="preserve">app </w:delText>
              </w:r>
            </w:del>
            <w:ins w:id="87" w:author="Dalton Solano dos Reis" w:date="2023-06-25T11:21:00Z">
              <w:r w:rsidR="006578B4">
                <w:t xml:space="preserve">App </w:t>
              </w:r>
            </w:ins>
            <w:r>
              <w:t>Saúde</w:t>
            </w:r>
            <w:ins w:id="88" w:author="Dalton Solano dos Reis" w:date="2023-06-25T11:21:00Z">
              <w:r w:rsidR="006578B4">
                <w:t>.</w:t>
              </w:r>
            </w:ins>
          </w:p>
          <w:p w14:paraId="096B4363" w14:textId="36679CE1" w:rsidR="00070B86" w:rsidRDefault="00070B86" w:rsidP="00DA3C28">
            <w:pPr>
              <w:pStyle w:val="TF-TEXTO-QUADRO"/>
            </w:pPr>
            <w:r>
              <w:t>I</w:t>
            </w:r>
            <w:r w:rsidRPr="00070B86">
              <w:t>ntegração com Dispositivos Wearables</w:t>
            </w:r>
            <w:ins w:id="89" w:author="Dalton Solano dos Reis" w:date="2023-06-25T11:21:00Z">
              <w:r w:rsidR="006578B4">
                <w:t>.</w:t>
              </w:r>
            </w:ins>
          </w:p>
        </w:tc>
      </w:tr>
      <w:tr w:rsidR="00644128" w14:paraId="4ACF7FB9" w14:textId="77777777" w:rsidTr="00644128">
        <w:tc>
          <w:tcPr>
            <w:tcW w:w="1698" w:type="dxa"/>
            <w:shd w:val="clear" w:color="auto" w:fill="auto"/>
          </w:tcPr>
          <w:p w14:paraId="1CCCE49B" w14:textId="77777777" w:rsidR="00644128" w:rsidRDefault="00644128" w:rsidP="00644128">
            <w:pPr>
              <w:pStyle w:val="TF-TEXTO-QUADRO"/>
            </w:pPr>
            <w:r>
              <w:t>Ferramentas de desenvolvimento</w:t>
            </w:r>
          </w:p>
        </w:tc>
        <w:tc>
          <w:tcPr>
            <w:tcW w:w="7823" w:type="dxa"/>
            <w:shd w:val="clear" w:color="auto" w:fill="auto"/>
          </w:tcPr>
          <w:p w14:paraId="7B6AC9E0" w14:textId="5ABE446D" w:rsidR="00644128" w:rsidRDefault="00644128" w:rsidP="00644128">
            <w:pPr>
              <w:pStyle w:val="TF-TEXTO-QUADRO"/>
            </w:pPr>
            <w:r>
              <w:t>Não foi possível identificar as ferramentas de desenvolvimento por ser um aplicativo comercial. O aplicativo está disponível somente na AppleStore.</w:t>
            </w:r>
          </w:p>
        </w:tc>
      </w:tr>
      <w:tr w:rsidR="00644128" w14:paraId="747C126D" w14:textId="77777777" w:rsidTr="00644128">
        <w:tc>
          <w:tcPr>
            <w:tcW w:w="1698" w:type="dxa"/>
            <w:shd w:val="clear" w:color="auto" w:fill="auto"/>
          </w:tcPr>
          <w:p w14:paraId="1563C509" w14:textId="77777777" w:rsidR="00644128" w:rsidRDefault="00644128" w:rsidP="00644128">
            <w:pPr>
              <w:pStyle w:val="TF-TEXTO-QUADRO"/>
            </w:pPr>
            <w:r>
              <w:t>Resultados e conclusões</w:t>
            </w:r>
          </w:p>
        </w:tc>
        <w:tc>
          <w:tcPr>
            <w:tcW w:w="7823" w:type="dxa"/>
            <w:shd w:val="clear" w:color="auto" w:fill="auto"/>
          </w:tcPr>
          <w:p w14:paraId="2F8AA22B" w14:textId="04833231" w:rsidR="00644128" w:rsidRDefault="00644128" w:rsidP="00644128">
            <w:pPr>
              <w:pStyle w:val="TF-TEXTO-QUADRO"/>
            </w:pPr>
            <w:r w:rsidRPr="00C2208C">
              <w:t xml:space="preserve">Não há resultados e conclusões por se tratar de um </w:t>
            </w:r>
            <w:commentRangeStart w:id="90"/>
            <w:r w:rsidRPr="00C2208C">
              <w:t>aplicativo comercial</w:t>
            </w:r>
            <w:commentRangeEnd w:id="90"/>
            <w:r w:rsidR="006578B4">
              <w:rPr>
                <w:rStyle w:val="Refdecomentrio"/>
              </w:rPr>
              <w:commentReference w:id="90"/>
            </w:r>
            <w:r w:rsidRPr="00C2208C">
              <w:t>. Porém</w:t>
            </w:r>
            <w:r>
              <w:t xml:space="preserve"> o aplicativo possui um ótimo desempenho, sendo prático e intuitivo. Se destacou como aplicativo mais baixado na categoria Saúde e Fitness em mais de 30 paíse</w:t>
            </w:r>
            <w:r w:rsidR="00E06A83">
              <w:t>s.</w:t>
            </w:r>
          </w:p>
        </w:tc>
      </w:tr>
    </w:tbl>
    <w:p w14:paraId="56DBD263" w14:textId="77777777" w:rsidR="007C04D1" w:rsidRDefault="007C04D1" w:rsidP="007C04D1">
      <w:pPr>
        <w:pStyle w:val="TF-FONTE"/>
      </w:pPr>
      <w:r>
        <w:t>Fonte: elaborado pela autora.</w:t>
      </w:r>
    </w:p>
    <w:p w14:paraId="7F853910" w14:textId="77777777" w:rsidR="007C04D1" w:rsidRPr="007C04D1" w:rsidRDefault="007C04D1" w:rsidP="007C04D1"/>
    <w:p w14:paraId="1C3342A3" w14:textId="0628B5E6" w:rsidR="007C04D1" w:rsidRPr="001B7764" w:rsidRDefault="007C04D1" w:rsidP="007C04D1">
      <w:pPr>
        <w:pStyle w:val="TF-LEGENDA"/>
      </w:pPr>
      <w:commentRangeStart w:id="91"/>
      <w:r>
        <w:t xml:space="preserve">Quadro </w:t>
      </w:r>
      <w:commentRangeEnd w:id="91"/>
      <w:r w:rsidR="006578B4">
        <w:rPr>
          <w:rStyle w:val="Refdecomentrio"/>
        </w:rPr>
        <w:commentReference w:id="91"/>
      </w:r>
      <w:r>
        <w:t>3 – Trabalho Correlato 3</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7C04D1" w14:paraId="1BABB70A" w14:textId="77777777" w:rsidTr="00931304">
        <w:tc>
          <w:tcPr>
            <w:tcW w:w="1701" w:type="dxa"/>
            <w:shd w:val="clear" w:color="auto" w:fill="auto"/>
          </w:tcPr>
          <w:p w14:paraId="75902434" w14:textId="77777777" w:rsidR="007C04D1" w:rsidRDefault="007C04D1" w:rsidP="00931304">
            <w:pPr>
              <w:pStyle w:val="TF-TEXTO-QUADRO"/>
            </w:pPr>
            <w:r>
              <w:t>Referência</w:t>
            </w:r>
          </w:p>
        </w:tc>
        <w:tc>
          <w:tcPr>
            <w:tcW w:w="7970" w:type="dxa"/>
            <w:shd w:val="clear" w:color="auto" w:fill="auto"/>
          </w:tcPr>
          <w:p w14:paraId="35C9D98D" w14:textId="1A73A657" w:rsidR="007C04D1" w:rsidRDefault="0075034B" w:rsidP="00931304">
            <w:pPr>
              <w:pStyle w:val="TF-TEXTO-QUADRO"/>
            </w:pPr>
            <w:r>
              <w:t>Apple Fitness Plus (2023)</w:t>
            </w:r>
            <w:ins w:id="92" w:author="Dalton Solano dos Reis" w:date="2023-06-25T11:23:00Z">
              <w:r w:rsidR="006578B4">
                <w:t>.</w:t>
              </w:r>
            </w:ins>
          </w:p>
        </w:tc>
      </w:tr>
      <w:tr w:rsidR="007C04D1" w14:paraId="0AB42831" w14:textId="77777777" w:rsidTr="00931304">
        <w:tc>
          <w:tcPr>
            <w:tcW w:w="1701" w:type="dxa"/>
            <w:shd w:val="clear" w:color="auto" w:fill="auto"/>
          </w:tcPr>
          <w:p w14:paraId="2599B2AE" w14:textId="77777777" w:rsidR="007C04D1" w:rsidRDefault="007C04D1" w:rsidP="00931304">
            <w:pPr>
              <w:pStyle w:val="TF-TEXTO-QUADRO"/>
            </w:pPr>
            <w:r>
              <w:lastRenderedPageBreak/>
              <w:t>Objetivos</w:t>
            </w:r>
          </w:p>
        </w:tc>
        <w:tc>
          <w:tcPr>
            <w:tcW w:w="7970" w:type="dxa"/>
            <w:shd w:val="clear" w:color="auto" w:fill="auto"/>
          </w:tcPr>
          <w:p w14:paraId="146891F5" w14:textId="72E0EDA8" w:rsidR="007C04D1" w:rsidRDefault="0075034B" w:rsidP="00931304">
            <w:pPr>
              <w:pStyle w:val="TF-TEXTO-QUADRO"/>
            </w:pPr>
            <w:r w:rsidRPr="0075034B">
              <w:t xml:space="preserve">O objetivo principal </w:t>
            </w:r>
            <w:r>
              <w:t xml:space="preserve">é </w:t>
            </w:r>
            <w:r w:rsidRPr="0075034B">
              <w:t>motivar os usuários a adotarem um estilo de vida mais ativo e saudável, fornecendo feedback e recompensas para alcançar metas pessoais</w:t>
            </w:r>
            <w:r>
              <w:t xml:space="preserve"> e realizando acompanhamento de dados como frequência cardíaca em repouso, sono, respiração, entre outros</w:t>
            </w:r>
            <w:r w:rsidRPr="0075034B">
              <w:t>.</w:t>
            </w:r>
          </w:p>
        </w:tc>
      </w:tr>
      <w:tr w:rsidR="007C04D1" w14:paraId="3BE4A638" w14:textId="77777777" w:rsidTr="00931304">
        <w:tc>
          <w:tcPr>
            <w:tcW w:w="1701" w:type="dxa"/>
            <w:shd w:val="clear" w:color="auto" w:fill="auto"/>
          </w:tcPr>
          <w:p w14:paraId="3C769E84" w14:textId="77777777" w:rsidR="007C04D1" w:rsidRDefault="007C04D1" w:rsidP="00931304">
            <w:pPr>
              <w:pStyle w:val="TF-TEXTO-QUADRO"/>
            </w:pPr>
            <w:r>
              <w:t>Principais funcionalidades</w:t>
            </w:r>
          </w:p>
        </w:tc>
        <w:tc>
          <w:tcPr>
            <w:tcW w:w="7970" w:type="dxa"/>
            <w:shd w:val="clear" w:color="auto" w:fill="auto"/>
          </w:tcPr>
          <w:p w14:paraId="5D12ED9F" w14:textId="5D18671A" w:rsidR="007C04D1" w:rsidRDefault="0075034B" w:rsidP="00931304">
            <w:pPr>
              <w:pStyle w:val="TF-TEXTO-QUADRO"/>
            </w:pPr>
            <w:r w:rsidRPr="0075034B">
              <w:t>Monitoramento de Atividade</w:t>
            </w:r>
            <w:ins w:id="93" w:author="Dalton Solano dos Reis" w:date="2023-06-25T11:23:00Z">
              <w:r w:rsidR="006578B4">
                <w:t>.</w:t>
              </w:r>
            </w:ins>
          </w:p>
          <w:p w14:paraId="6499405C" w14:textId="3E76008C" w:rsidR="0075034B" w:rsidRDefault="0075034B" w:rsidP="00931304">
            <w:pPr>
              <w:pStyle w:val="TF-TEXTO-QUADRO"/>
            </w:pPr>
            <w:r w:rsidRPr="0075034B">
              <w:t>Métricas de Atividade</w:t>
            </w:r>
            <w:ins w:id="94" w:author="Dalton Solano dos Reis" w:date="2023-06-25T11:23:00Z">
              <w:r w:rsidR="006578B4">
                <w:t>.</w:t>
              </w:r>
            </w:ins>
          </w:p>
          <w:p w14:paraId="6D7E0E92" w14:textId="1D500817" w:rsidR="0075034B" w:rsidRDefault="0075034B" w:rsidP="00931304">
            <w:pPr>
              <w:pStyle w:val="TF-TEXTO-QUADRO"/>
            </w:pPr>
            <w:r w:rsidRPr="0075034B">
              <w:t>Treinos Guiados</w:t>
            </w:r>
            <w:ins w:id="95" w:author="Dalton Solano dos Reis" w:date="2023-06-25T11:23:00Z">
              <w:r w:rsidR="006578B4">
                <w:t>.</w:t>
              </w:r>
            </w:ins>
          </w:p>
          <w:p w14:paraId="5B584BA8" w14:textId="083E8D20" w:rsidR="0075034B" w:rsidRDefault="0075034B" w:rsidP="00931304">
            <w:pPr>
              <w:pStyle w:val="TF-TEXTO-QUADRO"/>
            </w:pPr>
            <w:r w:rsidRPr="0075034B">
              <w:t>Desafios e Conquistas</w:t>
            </w:r>
            <w:ins w:id="96" w:author="Dalton Solano dos Reis" w:date="2023-06-25T11:23:00Z">
              <w:r w:rsidR="006578B4">
                <w:t>.</w:t>
              </w:r>
            </w:ins>
          </w:p>
          <w:p w14:paraId="2DAC0911" w14:textId="21CFFC66" w:rsidR="0075034B" w:rsidRDefault="0075034B" w:rsidP="00931304">
            <w:pPr>
              <w:pStyle w:val="TF-TEXTO-QUADRO"/>
            </w:pPr>
            <w:r w:rsidRPr="0075034B">
              <w:t>Integração com Outros Dispositivos</w:t>
            </w:r>
            <w:ins w:id="97" w:author="Dalton Solano dos Reis" w:date="2023-06-25T11:23:00Z">
              <w:r w:rsidR="006578B4">
                <w:t>.</w:t>
              </w:r>
            </w:ins>
          </w:p>
        </w:tc>
      </w:tr>
      <w:tr w:rsidR="007C04D1" w14:paraId="7877A5B3" w14:textId="77777777" w:rsidTr="00931304">
        <w:tc>
          <w:tcPr>
            <w:tcW w:w="1701" w:type="dxa"/>
            <w:shd w:val="clear" w:color="auto" w:fill="auto"/>
          </w:tcPr>
          <w:p w14:paraId="4DC99267" w14:textId="77777777" w:rsidR="007C04D1" w:rsidRDefault="007C04D1" w:rsidP="00931304">
            <w:pPr>
              <w:pStyle w:val="TF-TEXTO-QUADRO"/>
            </w:pPr>
            <w:r>
              <w:t>Ferramentas de desenvolvimento</w:t>
            </w:r>
          </w:p>
        </w:tc>
        <w:tc>
          <w:tcPr>
            <w:tcW w:w="7970" w:type="dxa"/>
            <w:shd w:val="clear" w:color="auto" w:fill="auto"/>
          </w:tcPr>
          <w:p w14:paraId="6CD0E5D9" w14:textId="460C2311" w:rsidR="007C04D1" w:rsidRDefault="0075034B" w:rsidP="00931304">
            <w:pPr>
              <w:pStyle w:val="TF-TEXTO-QUADRO"/>
            </w:pPr>
            <w:r>
              <w:t>Xcode</w:t>
            </w:r>
            <w:ins w:id="98" w:author="Dalton Solano dos Reis" w:date="2023-06-25T11:24:00Z">
              <w:r w:rsidR="006578B4">
                <w:t>.</w:t>
              </w:r>
            </w:ins>
          </w:p>
          <w:p w14:paraId="49024E03" w14:textId="3B8862FA" w:rsidR="0075034B" w:rsidRDefault="00070B86" w:rsidP="00931304">
            <w:pPr>
              <w:pStyle w:val="TF-TEXTO-QUADRO"/>
            </w:pPr>
            <w:r>
              <w:t>Utiliza</w:t>
            </w:r>
            <w:r w:rsidR="0075034B">
              <w:t xml:space="preserve"> </w:t>
            </w:r>
            <w:r w:rsidRPr="00070B86">
              <w:t xml:space="preserve">APIs e </w:t>
            </w:r>
            <w:commentRangeStart w:id="99"/>
            <w:r w:rsidRPr="006578B4">
              <w:rPr>
                <w:i/>
                <w:iCs/>
                <w:rPrChange w:id="100" w:author="Dalton Solano dos Reis" w:date="2023-06-25T11:24:00Z">
                  <w:rPr/>
                </w:rPrChange>
              </w:rPr>
              <w:t>frameworks</w:t>
            </w:r>
            <w:r w:rsidRPr="00070B86">
              <w:t xml:space="preserve"> </w:t>
            </w:r>
            <w:commentRangeEnd w:id="99"/>
            <w:r w:rsidR="006578B4">
              <w:rPr>
                <w:rStyle w:val="Refdecomentrio"/>
              </w:rPr>
              <w:commentReference w:id="99"/>
            </w:r>
            <w:r w:rsidRPr="00070B86">
              <w:t>fornecidos pela Apple, como HealthKit para acessar dados de saúde do usuário, CoreMotion para rastreamento de atividade física e WatchKit para integração com o Apple Watch.</w:t>
            </w:r>
          </w:p>
        </w:tc>
      </w:tr>
      <w:tr w:rsidR="007C04D1" w14:paraId="1401D1A0" w14:textId="77777777" w:rsidTr="00931304">
        <w:tc>
          <w:tcPr>
            <w:tcW w:w="1701" w:type="dxa"/>
            <w:shd w:val="clear" w:color="auto" w:fill="auto"/>
          </w:tcPr>
          <w:p w14:paraId="211CB15A" w14:textId="77777777" w:rsidR="007C04D1" w:rsidRDefault="007C04D1" w:rsidP="00931304">
            <w:pPr>
              <w:pStyle w:val="TF-TEXTO-QUADRO"/>
            </w:pPr>
            <w:r>
              <w:t>Resultados e conclusões</w:t>
            </w:r>
          </w:p>
        </w:tc>
        <w:tc>
          <w:tcPr>
            <w:tcW w:w="7970" w:type="dxa"/>
            <w:shd w:val="clear" w:color="auto" w:fill="auto"/>
          </w:tcPr>
          <w:p w14:paraId="64CC7DC5" w14:textId="7289C493" w:rsidR="007C04D1" w:rsidRDefault="00070B86" w:rsidP="00931304">
            <w:pPr>
              <w:pStyle w:val="TF-TEXTO-QUADRO"/>
            </w:pPr>
            <w:r w:rsidRPr="00C2208C">
              <w:t xml:space="preserve">Não há resultados e conclusões por se tratar de um </w:t>
            </w:r>
            <w:commentRangeStart w:id="101"/>
            <w:r w:rsidRPr="00C2208C">
              <w:t>aplicativo comercial</w:t>
            </w:r>
            <w:commentRangeEnd w:id="101"/>
            <w:r w:rsidR="006578B4">
              <w:rPr>
                <w:rStyle w:val="Refdecomentrio"/>
              </w:rPr>
              <w:commentReference w:id="101"/>
            </w:r>
            <w:r w:rsidRPr="00C2208C">
              <w:t>.</w:t>
            </w:r>
            <w:r>
              <w:t xml:space="preserve"> Porém é possível identificar que o aplicativo é um </w:t>
            </w:r>
            <w:r w:rsidRPr="00070B86">
              <w:t>serviço de treinos guiados com integração perfeita ao ecossistema Apple, oferecendo uma variedade de treinos de alta qualidade</w:t>
            </w:r>
            <w:ins w:id="102" w:author="Dalton Solano dos Reis" w:date="2023-06-25T11:24:00Z">
              <w:r w:rsidR="006578B4">
                <w:t>.</w:t>
              </w:r>
            </w:ins>
          </w:p>
        </w:tc>
      </w:tr>
    </w:tbl>
    <w:p w14:paraId="24D39F8C" w14:textId="77777777" w:rsidR="007C04D1" w:rsidRPr="005816A3" w:rsidRDefault="007C04D1" w:rsidP="007C04D1">
      <w:pPr>
        <w:pStyle w:val="TF-FONTE"/>
      </w:pPr>
      <w:r>
        <w:t>Fonte: elaborado pela autora.</w:t>
      </w:r>
    </w:p>
    <w:p w14:paraId="184EA597" w14:textId="77777777" w:rsidR="007C04D1" w:rsidRPr="007C04D1" w:rsidRDefault="007C04D1" w:rsidP="007C04D1"/>
    <w:p w14:paraId="0558DBCB" w14:textId="49D82CA1" w:rsidR="00691486" w:rsidRPr="00691486" w:rsidRDefault="00745B17" w:rsidP="00E97715">
      <w:pPr>
        <w:pStyle w:val="Ttulo1"/>
      </w:pPr>
      <w:r>
        <w:t>DESCRIÇÃO</w:t>
      </w:r>
      <w:r w:rsidR="00691486">
        <w:t xml:space="preserve"> do aplicativo</w:t>
      </w:r>
    </w:p>
    <w:p w14:paraId="035AC980" w14:textId="11829868" w:rsidR="00F255FC" w:rsidRDefault="000849E7" w:rsidP="00D5555E">
      <w:pPr>
        <w:pStyle w:val="TF-TEXTO"/>
      </w:pPr>
      <w:r w:rsidRPr="000849E7">
        <w:t>Nesta seção</w:t>
      </w:r>
      <w:del w:id="103" w:author="Dalton Solano dos Reis" w:date="2023-06-25T11:25:00Z">
        <w:r w:rsidRPr="000849E7" w:rsidDel="006578B4">
          <w:delText>, abordaremos</w:delText>
        </w:r>
      </w:del>
      <w:ins w:id="104" w:author="Dalton Solano dos Reis" w:date="2023-06-25T11:25:00Z">
        <w:r w:rsidR="006578B4">
          <w:t>será abord</w:t>
        </w:r>
      </w:ins>
      <w:ins w:id="105" w:author="Dalton Solano dos Reis" w:date="2023-06-25T11:26:00Z">
        <w:r w:rsidR="006578B4">
          <w:t>ado</w:t>
        </w:r>
      </w:ins>
      <w:r w:rsidRPr="000849E7">
        <w:t xml:space="preserve"> os principais aspectos de especificação e implementação que são essenciais para compreender o trabalho realizado</w:t>
      </w:r>
      <w:r w:rsidR="00D5555E" w:rsidRPr="00D5555E">
        <w:t>.</w:t>
      </w:r>
      <w:r w:rsidR="00D5555E">
        <w:t xml:space="preserve"> Na </w:t>
      </w:r>
      <w:ins w:id="106" w:author="Dalton Solano dos Reis" w:date="2023-06-25T11:26:00Z">
        <w:r w:rsidR="006578B4">
          <w:t>sub</w:t>
        </w:r>
      </w:ins>
      <w:r w:rsidR="00D5555E">
        <w:t>seção 3.1 tem-se o detalhamento da especificação do aplicativo</w:t>
      </w:r>
      <w:del w:id="107" w:author="Dalton Solano dos Reis" w:date="2023-06-25T11:26:00Z">
        <w:r w:rsidR="00D5555E" w:rsidDel="006578B4">
          <w:delText xml:space="preserve">. </w:delText>
        </w:r>
      </w:del>
      <w:ins w:id="108" w:author="Dalton Solano dos Reis" w:date="2023-06-25T11:26:00Z">
        <w:r w:rsidR="006578B4">
          <w:t xml:space="preserve">, e </w:t>
        </w:r>
      </w:ins>
      <w:del w:id="109" w:author="Dalton Solano dos Reis" w:date="2023-06-25T11:26:00Z">
        <w:r w:rsidR="00D5555E" w:rsidDel="006578B4">
          <w:delText xml:space="preserve">Na </w:delText>
        </w:r>
      </w:del>
      <w:ins w:id="110" w:author="Dalton Solano dos Reis" w:date="2023-06-25T11:26:00Z">
        <w:r w:rsidR="006578B4">
          <w:t>na sub</w:t>
        </w:r>
      </w:ins>
      <w:r w:rsidR="00D5555E">
        <w:t>seção 3.2 tem-se um detalhamento sobre a implementação</w:t>
      </w:r>
      <w:r w:rsidR="00C21895">
        <w:t>.</w:t>
      </w:r>
      <w:r w:rsidR="002E179E">
        <w:t xml:space="preserve"> </w:t>
      </w:r>
    </w:p>
    <w:p w14:paraId="16352410" w14:textId="40C8E099" w:rsidR="00327CB1" w:rsidRDefault="00327CB1" w:rsidP="00327CB1">
      <w:pPr>
        <w:pStyle w:val="Ttulo2"/>
      </w:pPr>
      <w:r>
        <w:t>Especificação</w:t>
      </w:r>
    </w:p>
    <w:p w14:paraId="227585BC" w14:textId="6AE46FFB" w:rsidR="00015A88" w:rsidRDefault="00015A88" w:rsidP="00015A88">
      <w:pPr>
        <w:pStyle w:val="TF-TEXTO"/>
        <w:ind w:firstLine="709"/>
      </w:pPr>
      <w:r w:rsidRPr="00015A88">
        <w:t xml:space="preserve">O aplicativo oferece uma variedade de exercícios de movimento específicos para pessoas com Parkinson, abrangendo os seguintes conteúdos: alongamentos, exercícios de coordenação, equilíbrio e fortalecimento muscular. O elemento de gamificação incorporado no aplicativo </w:t>
      </w:r>
      <w:r>
        <w:t>é o acompanhamento diário dos exercícios, mantendo um retorno positivos de dias consecutivos realizados</w:t>
      </w:r>
      <w:r w:rsidRPr="00015A88">
        <w:t>. Ao desenvolver a interface do aplicativo, foi priorizada uma abordagem intuitiva e de fácil utilização, com recursos interativos e instruções claras para melhor atender às necessidades do público-alvo.</w:t>
      </w:r>
    </w:p>
    <w:p w14:paraId="4E506EFF" w14:textId="66B41D57" w:rsidR="005B1A94" w:rsidRDefault="005B1A94" w:rsidP="00015A88">
      <w:pPr>
        <w:pStyle w:val="TF-TEXTO"/>
        <w:ind w:firstLine="709"/>
      </w:pPr>
      <w:r>
        <w:t xml:space="preserve">Os Requisitos Funcionais (RF) do aplicativo estão disponíveis no Quadro </w:t>
      </w:r>
      <w:r w:rsidR="00C2208C">
        <w:t>4</w:t>
      </w:r>
      <w:r>
        <w:t xml:space="preserve">. Os Requisitos Não funcionais (RNF) estão disponíveis nos Quadro </w:t>
      </w:r>
      <w:r w:rsidR="00C2208C">
        <w:t>5</w:t>
      </w:r>
      <w:r>
        <w:t>.</w:t>
      </w:r>
    </w:p>
    <w:p w14:paraId="5D9E292F" w14:textId="5A7C64CB" w:rsidR="005B1A94" w:rsidRDefault="005B1A94" w:rsidP="005B1A94">
      <w:pPr>
        <w:pStyle w:val="TF-TEXTO"/>
        <w:ind w:firstLine="0"/>
        <w:jc w:val="center"/>
      </w:pPr>
      <w:r>
        <w:t>Quadro</w:t>
      </w:r>
      <w:r w:rsidR="00C2208C">
        <w:t xml:space="preserve"> 4</w:t>
      </w:r>
      <w:r>
        <w:t xml:space="preserve"> – </w:t>
      </w:r>
      <w:r w:rsidR="00D0454C">
        <w:t>Requisitos funcionais do aplicativo</w:t>
      </w:r>
    </w:p>
    <w:tbl>
      <w:tblPr>
        <w:tblStyle w:val="Tabelacomgrade"/>
        <w:tblW w:w="0" w:type="auto"/>
        <w:jc w:val="center"/>
        <w:tblLook w:val="04A0" w:firstRow="1" w:lastRow="0" w:firstColumn="1" w:lastColumn="0" w:noHBand="0" w:noVBand="1"/>
      </w:tblPr>
      <w:tblGrid>
        <w:gridCol w:w="8678"/>
      </w:tblGrid>
      <w:tr w:rsidR="00D0454C" w14:paraId="16388450" w14:textId="77777777" w:rsidTr="00651746">
        <w:trPr>
          <w:trHeight w:val="300"/>
          <w:jc w:val="center"/>
        </w:trPr>
        <w:tc>
          <w:tcPr>
            <w:tcW w:w="8678" w:type="dxa"/>
          </w:tcPr>
          <w:p w14:paraId="458EE6C9" w14:textId="1BE50ABA" w:rsidR="00D0454C" w:rsidRDefault="00D0454C" w:rsidP="00931304">
            <w:pPr>
              <w:pStyle w:val="TF-TEXTO"/>
              <w:spacing w:before="0"/>
              <w:ind w:firstLine="0"/>
            </w:pPr>
            <w:r>
              <w:t xml:space="preserve">RF01 - </w:t>
            </w:r>
            <w:r w:rsidRPr="00D0454C">
              <w:t xml:space="preserve">Registro de perfil do usuário com informações relevantes, como idade, sexo, </w:t>
            </w:r>
            <w:r>
              <w:t>remédios utilizados</w:t>
            </w:r>
            <w:r w:rsidRPr="00D0454C">
              <w:t xml:space="preserve"> etc.</w:t>
            </w:r>
          </w:p>
        </w:tc>
      </w:tr>
      <w:tr w:rsidR="00D0454C" w14:paraId="75D51700" w14:textId="77777777" w:rsidTr="00651746">
        <w:trPr>
          <w:trHeight w:val="78"/>
          <w:jc w:val="center"/>
        </w:trPr>
        <w:tc>
          <w:tcPr>
            <w:tcW w:w="8678" w:type="dxa"/>
          </w:tcPr>
          <w:p w14:paraId="4890CB53" w14:textId="3E92FACE" w:rsidR="00D0454C" w:rsidRDefault="00D0454C" w:rsidP="00931304">
            <w:pPr>
              <w:pStyle w:val="TF-TEXTO"/>
              <w:spacing w:before="0"/>
              <w:ind w:firstLine="0"/>
            </w:pPr>
            <w:r>
              <w:t xml:space="preserve">RF02 - </w:t>
            </w:r>
            <w:r w:rsidRPr="00D0454C">
              <w:t>Exibição de exercícios adaptados para pessoas com Parkinson, divididos por</w:t>
            </w:r>
            <w:r>
              <w:t xml:space="preserve"> níveis de dificuldade</w:t>
            </w:r>
            <w:ins w:id="111" w:author="Dalton Solano dos Reis" w:date="2023-06-25T11:28:00Z">
              <w:r w:rsidR="006578B4">
                <w:t>.</w:t>
              </w:r>
            </w:ins>
          </w:p>
        </w:tc>
      </w:tr>
      <w:tr w:rsidR="00D0454C" w14:paraId="4C784E59" w14:textId="77777777" w:rsidTr="00651746">
        <w:trPr>
          <w:jc w:val="center"/>
        </w:trPr>
        <w:tc>
          <w:tcPr>
            <w:tcW w:w="8678" w:type="dxa"/>
          </w:tcPr>
          <w:p w14:paraId="5AAD7BEE" w14:textId="0805D583" w:rsidR="00D0454C" w:rsidRDefault="00D0454C" w:rsidP="00931304">
            <w:pPr>
              <w:pStyle w:val="TF-TEXTO"/>
              <w:spacing w:before="0"/>
              <w:ind w:firstLine="0"/>
            </w:pPr>
            <w:r>
              <w:t xml:space="preserve">RF03 - </w:t>
            </w:r>
            <w:r w:rsidRPr="00D0454C">
              <w:t>Instruções claras e visuais para cada exercício, incluindo demonstrações em vídeo.</w:t>
            </w:r>
          </w:p>
        </w:tc>
      </w:tr>
      <w:tr w:rsidR="00D0454C" w14:paraId="6304892F" w14:textId="77777777" w:rsidTr="00651746">
        <w:trPr>
          <w:jc w:val="center"/>
        </w:trPr>
        <w:tc>
          <w:tcPr>
            <w:tcW w:w="8678" w:type="dxa"/>
          </w:tcPr>
          <w:p w14:paraId="4010E3EB" w14:textId="76A0D260" w:rsidR="00D0454C" w:rsidRDefault="00D0454C" w:rsidP="00931304">
            <w:pPr>
              <w:pStyle w:val="TF-TEXTO"/>
              <w:spacing w:before="0"/>
              <w:ind w:firstLine="0"/>
            </w:pPr>
            <w:r>
              <w:t xml:space="preserve">RF04 - </w:t>
            </w:r>
            <w:r w:rsidRPr="00D0454C">
              <w:t>Recursos de gamificação para tornar os exercícios mais motivadores e engajantes.</w:t>
            </w:r>
          </w:p>
        </w:tc>
      </w:tr>
      <w:tr w:rsidR="00D0454C" w14:paraId="7EF12FDA" w14:textId="77777777" w:rsidTr="00651746">
        <w:trPr>
          <w:jc w:val="center"/>
        </w:trPr>
        <w:tc>
          <w:tcPr>
            <w:tcW w:w="8678" w:type="dxa"/>
          </w:tcPr>
          <w:p w14:paraId="0ADA9776" w14:textId="62DCAFB2" w:rsidR="00D0454C" w:rsidRDefault="00D0454C" w:rsidP="00931304">
            <w:pPr>
              <w:pStyle w:val="TF-TEXTO"/>
              <w:spacing w:before="0"/>
              <w:ind w:firstLine="0"/>
            </w:pPr>
            <w:r>
              <w:t xml:space="preserve">RF05 - </w:t>
            </w:r>
            <w:r w:rsidRPr="00D0454C">
              <w:t>Funcionalidade de compartilhamento para permitir que os usuários compartilhem seu progresso com outras pessoas.</w:t>
            </w:r>
          </w:p>
        </w:tc>
      </w:tr>
      <w:tr w:rsidR="00D0454C" w14:paraId="26B58990" w14:textId="77777777" w:rsidTr="00651746">
        <w:trPr>
          <w:jc w:val="center"/>
        </w:trPr>
        <w:tc>
          <w:tcPr>
            <w:tcW w:w="8678" w:type="dxa"/>
          </w:tcPr>
          <w:p w14:paraId="0EAD3ACD" w14:textId="2990D22E" w:rsidR="00D0454C" w:rsidRDefault="00D0454C" w:rsidP="00931304">
            <w:pPr>
              <w:pStyle w:val="TF-TEXTO"/>
              <w:spacing w:before="0"/>
              <w:ind w:firstLine="0"/>
            </w:pPr>
            <w:r>
              <w:t xml:space="preserve">RF06 - </w:t>
            </w:r>
            <w:r w:rsidRPr="00D0454C">
              <w:t>Acesso a um Blog de Notícias Pré-selecionadas sobre Parkinson</w:t>
            </w:r>
            <w:ins w:id="112" w:author="Dalton Solano dos Reis" w:date="2023-06-25T11:29:00Z">
              <w:r w:rsidR="006578B4">
                <w:t>.</w:t>
              </w:r>
            </w:ins>
          </w:p>
        </w:tc>
      </w:tr>
    </w:tbl>
    <w:p w14:paraId="00F54D2B" w14:textId="6A4C903D" w:rsidR="005B1A94" w:rsidRPr="00D0454C" w:rsidRDefault="005B1A94" w:rsidP="00D0454C">
      <w:pPr>
        <w:pStyle w:val="TF-TEXTO"/>
        <w:spacing w:before="0"/>
        <w:ind w:firstLine="0"/>
        <w:jc w:val="center"/>
        <w:rPr>
          <w:sz w:val="18"/>
          <w:szCs w:val="18"/>
        </w:rPr>
      </w:pPr>
      <w:r w:rsidRPr="007E5124">
        <w:rPr>
          <w:sz w:val="18"/>
          <w:szCs w:val="18"/>
        </w:rPr>
        <w:t>Fonte: Elaborado pela autora</w:t>
      </w:r>
      <w:ins w:id="113" w:author="Dalton Solano dos Reis" w:date="2023-06-25T11:28:00Z">
        <w:r w:rsidR="006578B4">
          <w:rPr>
            <w:sz w:val="18"/>
            <w:szCs w:val="18"/>
          </w:rPr>
          <w:t>.</w:t>
        </w:r>
      </w:ins>
    </w:p>
    <w:p w14:paraId="02349231" w14:textId="0C641392" w:rsidR="005B1A94" w:rsidRDefault="005B1A94" w:rsidP="005B1A94">
      <w:pPr>
        <w:pStyle w:val="TF-TEXTO"/>
        <w:ind w:firstLine="0"/>
        <w:jc w:val="center"/>
      </w:pPr>
      <w:r>
        <w:t>Quadro</w:t>
      </w:r>
      <w:r w:rsidR="00C2208C">
        <w:t xml:space="preserve"> 5</w:t>
      </w:r>
      <w:r>
        <w:t xml:space="preserve"> – </w:t>
      </w:r>
      <w:r w:rsidR="00D0454C">
        <w:t>Requisitos Não funcionais do aplicativo</w:t>
      </w:r>
    </w:p>
    <w:tbl>
      <w:tblPr>
        <w:tblStyle w:val="Tabelacomgrade"/>
        <w:tblW w:w="0" w:type="auto"/>
        <w:jc w:val="center"/>
        <w:tblLook w:val="04A0" w:firstRow="1" w:lastRow="0" w:firstColumn="1" w:lastColumn="0" w:noHBand="0" w:noVBand="1"/>
      </w:tblPr>
      <w:tblGrid>
        <w:gridCol w:w="8678"/>
      </w:tblGrid>
      <w:tr w:rsidR="00D0454C" w14:paraId="507FF486" w14:textId="77777777" w:rsidTr="00651746">
        <w:trPr>
          <w:trHeight w:val="300"/>
          <w:jc w:val="center"/>
        </w:trPr>
        <w:tc>
          <w:tcPr>
            <w:tcW w:w="8678" w:type="dxa"/>
          </w:tcPr>
          <w:p w14:paraId="62BEE5BA" w14:textId="5B3E535E" w:rsidR="00D0454C" w:rsidRPr="007C4580" w:rsidRDefault="00D0454C" w:rsidP="00651746">
            <w:pPr>
              <w:pStyle w:val="TF-TEXTO"/>
              <w:spacing w:before="0"/>
              <w:ind w:firstLine="0"/>
              <w:jc w:val="left"/>
            </w:pPr>
            <w:r>
              <w:t xml:space="preserve">RNF01 - </w:t>
            </w:r>
            <w:r w:rsidRPr="00D0454C">
              <w:t>Interface de usuário intuitiva e de fácil utilização, com design acessível para pessoas com deficiências motoras.</w:t>
            </w:r>
          </w:p>
        </w:tc>
      </w:tr>
      <w:tr w:rsidR="00D0454C" w14:paraId="35982306" w14:textId="77777777" w:rsidTr="00651746">
        <w:trPr>
          <w:trHeight w:val="78"/>
          <w:jc w:val="center"/>
        </w:trPr>
        <w:tc>
          <w:tcPr>
            <w:tcW w:w="8678" w:type="dxa"/>
          </w:tcPr>
          <w:p w14:paraId="12CBF58F" w14:textId="342C78C1" w:rsidR="00D0454C" w:rsidRDefault="00651746" w:rsidP="00651746">
            <w:pPr>
              <w:pStyle w:val="TF-TEXTO"/>
              <w:spacing w:before="0"/>
              <w:ind w:firstLine="0"/>
              <w:jc w:val="left"/>
            </w:pPr>
            <w:r>
              <w:t xml:space="preserve">RFN02 - </w:t>
            </w:r>
            <w:r w:rsidRPr="00651746">
              <w:t>Compatibilidade com diferentes dispositivos móveis (smartphones e tablets) e sistemas operacionais (iOS e Android).</w:t>
            </w:r>
          </w:p>
        </w:tc>
      </w:tr>
      <w:tr w:rsidR="00D0454C" w14:paraId="5344915A" w14:textId="77777777" w:rsidTr="00651746">
        <w:trPr>
          <w:jc w:val="center"/>
        </w:trPr>
        <w:tc>
          <w:tcPr>
            <w:tcW w:w="8678" w:type="dxa"/>
          </w:tcPr>
          <w:p w14:paraId="7E385C94" w14:textId="4A41F27A" w:rsidR="00D0454C" w:rsidRDefault="00651746" w:rsidP="00651746">
            <w:pPr>
              <w:pStyle w:val="TF-TEXTO"/>
              <w:spacing w:before="0"/>
              <w:ind w:firstLine="0"/>
              <w:jc w:val="left"/>
            </w:pPr>
            <w:r>
              <w:t xml:space="preserve">RNF03 - </w:t>
            </w:r>
            <w:r w:rsidRPr="00651746">
              <w:t>Deve ser implementada autenticação segura para acesso ao aplicativo, evitando o acesso não autorizado.</w:t>
            </w:r>
          </w:p>
        </w:tc>
      </w:tr>
    </w:tbl>
    <w:p w14:paraId="63B9D778" w14:textId="609FBFCD" w:rsidR="005B1A94" w:rsidRDefault="005B1A94" w:rsidP="00015A88">
      <w:pPr>
        <w:pStyle w:val="TF-TEXTO"/>
        <w:spacing w:before="0"/>
        <w:ind w:firstLine="0"/>
        <w:jc w:val="center"/>
        <w:rPr>
          <w:sz w:val="18"/>
          <w:szCs w:val="18"/>
        </w:rPr>
      </w:pPr>
      <w:r w:rsidRPr="007E5124">
        <w:rPr>
          <w:sz w:val="18"/>
          <w:szCs w:val="18"/>
        </w:rPr>
        <w:t>Fonte: Elaborado pela autora</w:t>
      </w:r>
    </w:p>
    <w:p w14:paraId="3A253579" w14:textId="77777777" w:rsidR="007C4580" w:rsidRDefault="007C4580" w:rsidP="00015A88">
      <w:pPr>
        <w:pStyle w:val="TF-TEXTO"/>
        <w:spacing w:before="0"/>
        <w:ind w:firstLine="0"/>
        <w:jc w:val="center"/>
        <w:rPr>
          <w:sz w:val="18"/>
          <w:szCs w:val="18"/>
        </w:rPr>
      </w:pPr>
    </w:p>
    <w:p w14:paraId="39F1E52D" w14:textId="53BECA57" w:rsidR="007C4580" w:rsidRDefault="007C4580" w:rsidP="007C4580">
      <w:pPr>
        <w:pStyle w:val="TF-TEXTO"/>
        <w:spacing w:before="0"/>
        <w:ind w:firstLine="0"/>
      </w:pPr>
      <w:commentRangeStart w:id="114"/>
      <w:r>
        <w:t xml:space="preserve">Para o </w:t>
      </w:r>
      <w:commentRangeEnd w:id="114"/>
      <w:r w:rsidR="006578B4">
        <w:rPr>
          <w:rStyle w:val="Refdecomentrio"/>
        </w:rPr>
        <w:commentReference w:id="114"/>
      </w:r>
      <w:r>
        <w:t xml:space="preserve">armazenamento das informações utilizou-se </w:t>
      </w:r>
      <w:r w:rsidR="00687D93">
        <w:t xml:space="preserve">o </w:t>
      </w:r>
      <w:r>
        <w:t>ba</w:t>
      </w:r>
      <w:r w:rsidR="00687D93">
        <w:t>nco</w:t>
      </w:r>
      <w:r>
        <w:t xml:space="preserve"> de dados</w:t>
      </w:r>
      <w:r w:rsidR="00597E22">
        <w:t xml:space="preserve"> Cloud Firestore do Firebase.</w:t>
      </w:r>
      <w:r w:rsidRPr="00D45F56">
        <w:rPr>
          <w:highlight w:val="yellow"/>
        </w:rPr>
        <w:t xml:space="preserve"> </w:t>
      </w:r>
      <w:r w:rsidR="006C6C44" w:rsidRPr="00D45F56">
        <w:rPr>
          <w:highlight w:val="yellow"/>
        </w:rPr>
        <w:t>COLOCAR DIAGRAMA</w:t>
      </w:r>
      <w:r w:rsidR="00D45F56" w:rsidRPr="00D45F56">
        <w:rPr>
          <w:highlight w:val="yellow"/>
        </w:rPr>
        <w:t xml:space="preserve"> ESTRUTURAL</w:t>
      </w:r>
    </w:p>
    <w:p w14:paraId="4F43178F" w14:textId="5FF0AE73" w:rsidR="00E50BD0" w:rsidRDefault="00E50BD0" w:rsidP="007C4580">
      <w:pPr>
        <w:pStyle w:val="TF-TEXTO"/>
        <w:spacing w:before="0"/>
        <w:ind w:firstLine="0"/>
      </w:pPr>
      <w:r>
        <w:tab/>
      </w:r>
      <w:r w:rsidR="000F6FE3" w:rsidRPr="000F6FE3">
        <w:t xml:space="preserve">Com o objetivo de proporcionar uma navegação simplificada e uma apresentação eficiente, o diagrama de navegabilidade, ilustrado </w:t>
      </w:r>
      <w:commentRangeStart w:id="115"/>
      <w:r w:rsidR="000F6FE3" w:rsidRPr="000F6FE3">
        <w:t xml:space="preserve">na </w:t>
      </w:r>
      <w:r w:rsidR="000F6FE3" w:rsidRPr="000F6FE3">
        <w:rPr>
          <w:highlight w:val="yellow"/>
        </w:rPr>
        <w:t xml:space="preserve">Figura </w:t>
      </w:r>
      <w:r w:rsidR="000F6FE3">
        <w:t>2</w:t>
      </w:r>
      <w:r w:rsidR="000F6FE3" w:rsidRPr="000F6FE3">
        <w:t xml:space="preserve">, </w:t>
      </w:r>
      <w:commentRangeEnd w:id="115"/>
      <w:r w:rsidR="009F0692">
        <w:rPr>
          <w:rStyle w:val="Refdecomentrio"/>
        </w:rPr>
        <w:commentReference w:id="115"/>
      </w:r>
      <w:r w:rsidR="000F6FE3" w:rsidRPr="000F6FE3">
        <w:t>indica o fluxo de navegação utilizado no aplicativo.</w:t>
      </w:r>
    </w:p>
    <w:p w14:paraId="1984205F" w14:textId="3516FEE7" w:rsidR="00495358" w:rsidRPr="00D45F56" w:rsidRDefault="00D45F56" w:rsidP="00495358">
      <w:pPr>
        <w:pStyle w:val="Legenda"/>
        <w:jc w:val="center"/>
        <w:rPr>
          <w:b w:val="0"/>
          <w:bCs w:val="0"/>
        </w:rPr>
      </w:pPr>
      <w:commentRangeStart w:id="116"/>
      <w:r w:rsidRPr="00D45F56">
        <w:rPr>
          <w:b w:val="0"/>
          <w:bCs w:val="0"/>
        </w:rPr>
        <w:lastRenderedPageBreak/>
        <w:t xml:space="preserve">Figura </w:t>
      </w:r>
      <w:commentRangeEnd w:id="116"/>
      <w:r w:rsidR="009F0692">
        <w:rPr>
          <w:rStyle w:val="Refdecomentrio"/>
          <w:b w:val="0"/>
          <w:bCs w:val="0"/>
        </w:rPr>
        <w:commentReference w:id="116"/>
      </w:r>
      <w:r w:rsidRPr="00D45F56">
        <w:rPr>
          <w:b w:val="0"/>
          <w:bCs w:val="0"/>
        </w:rPr>
        <w:t>2 – Diagrama de navegabilidade</w:t>
      </w:r>
    </w:p>
    <w:p w14:paraId="65125F64" w14:textId="77777777" w:rsidR="00495358" w:rsidRPr="003A0433" w:rsidRDefault="00A6280E" w:rsidP="00495358">
      <w:pPr>
        <w:pStyle w:val="TF-TEXTO"/>
        <w:keepNext/>
        <w:spacing w:before="0"/>
        <w:ind w:firstLine="0"/>
        <w:jc w:val="center"/>
        <w:rPr>
          <w14:textOutline w14:w="9525" w14:cap="rnd" w14:cmpd="sng" w14:algn="ctr">
            <w14:noFill/>
            <w14:prstDash w14:val="solid"/>
            <w14:bevel/>
          </w14:textOutline>
        </w:rPr>
      </w:pPr>
      <w:r w:rsidRPr="003A0433">
        <w:rPr>
          <w:noProof/>
          <w14:textOutline w14:w="9525" w14:cap="rnd" w14:cmpd="sng" w14:algn="ctr">
            <w14:solidFill>
              <w14:schemeClr w14:val="tx1"/>
            </w14:solidFill>
            <w14:prstDash w14:val="solid"/>
            <w14:bevel/>
          </w14:textOutline>
        </w:rPr>
        <w:drawing>
          <wp:inline distT="0" distB="0" distL="0" distR="0" wp14:anchorId="0197B476" wp14:editId="4C822737">
            <wp:extent cx="4086225" cy="3439314"/>
            <wp:effectExtent l="19050" t="19050" r="9525" b="27940"/>
            <wp:docPr id="1874384087"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84087" name="Imagem 2" descr="Diagram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086225" cy="3439314"/>
                    </a:xfrm>
                    <a:prstGeom prst="rect">
                      <a:avLst/>
                    </a:prstGeom>
                    <a:ln>
                      <a:solidFill>
                        <a:schemeClr val="tx1"/>
                      </a:solidFill>
                    </a:ln>
                  </pic:spPr>
                </pic:pic>
              </a:graphicData>
            </a:graphic>
          </wp:inline>
        </w:drawing>
      </w:r>
    </w:p>
    <w:p w14:paraId="6A411A92" w14:textId="50FE4453" w:rsidR="00E50BD0" w:rsidRPr="00495358" w:rsidRDefault="00495358" w:rsidP="00495358">
      <w:pPr>
        <w:pStyle w:val="Legenda"/>
        <w:jc w:val="center"/>
        <w:rPr>
          <w:b w:val="0"/>
          <w:bCs w:val="0"/>
          <w:sz w:val="18"/>
          <w:szCs w:val="18"/>
        </w:rPr>
      </w:pPr>
      <w:r w:rsidRPr="00495358">
        <w:rPr>
          <w:b w:val="0"/>
          <w:bCs w:val="0"/>
          <w:sz w:val="18"/>
          <w:szCs w:val="18"/>
        </w:rPr>
        <w:t>Fonte: Elaborado pela autora</w:t>
      </w:r>
      <w:ins w:id="117" w:author="Dalton Solano dos Reis" w:date="2023-06-25T11:30:00Z">
        <w:r w:rsidR="009F0692">
          <w:rPr>
            <w:b w:val="0"/>
            <w:bCs w:val="0"/>
            <w:sz w:val="18"/>
            <w:szCs w:val="18"/>
          </w:rPr>
          <w:t>.</w:t>
        </w:r>
      </w:ins>
    </w:p>
    <w:p w14:paraId="7A272D2C" w14:textId="6F4F988D" w:rsidR="00E50BD0" w:rsidRPr="00015A88" w:rsidRDefault="00E50BD0" w:rsidP="007C4580">
      <w:pPr>
        <w:pStyle w:val="TF-TEXTO"/>
        <w:spacing w:before="0"/>
        <w:ind w:firstLine="0"/>
        <w:rPr>
          <w:sz w:val="18"/>
          <w:szCs w:val="18"/>
        </w:rPr>
      </w:pPr>
      <w:r>
        <w:tab/>
      </w:r>
    </w:p>
    <w:p w14:paraId="275B1261" w14:textId="5A1012D9" w:rsidR="00691486" w:rsidRDefault="002646AE" w:rsidP="00691486">
      <w:pPr>
        <w:pStyle w:val="Ttulo2"/>
      </w:pPr>
      <w:r>
        <w:t>implementação</w:t>
      </w:r>
    </w:p>
    <w:p w14:paraId="0997F273" w14:textId="5EC5D50B" w:rsidR="00482861" w:rsidRPr="00482861" w:rsidRDefault="00482861" w:rsidP="00482861">
      <w:pPr>
        <w:pStyle w:val="TF-TEXTO"/>
        <w:ind w:firstLine="709"/>
      </w:pPr>
      <w:r>
        <w:t xml:space="preserve">Nas </w:t>
      </w:r>
      <w:ins w:id="118" w:author="Dalton Solano dos Reis" w:date="2023-06-25T11:31:00Z">
        <w:r w:rsidR="009F0692">
          <w:t>sub</w:t>
        </w:r>
      </w:ins>
      <w:r>
        <w:t>seções 3.2.1 e 3.2.2</w:t>
      </w:r>
      <w:del w:id="119" w:author="Dalton Solano dos Reis" w:date="2023-06-25T11:32:00Z">
        <w:r w:rsidDel="009F0692">
          <w:delText>,</w:delText>
        </w:r>
      </w:del>
      <w:r>
        <w:t xml:space="preserve"> serão abordados em detalhes o processo de desenvolvimento do aplicativo e as principais especificações, bem como as ferramentas empregadas para sua criação.</w:t>
      </w:r>
    </w:p>
    <w:p w14:paraId="161AEF1D" w14:textId="3E76A0EE" w:rsidR="00691486" w:rsidRDefault="00691486" w:rsidP="00691486">
      <w:pPr>
        <w:pStyle w:val="Ttulo3"/>
      </w:pPr>
      <w:r>
        <w:t>Ferramentas utilizadas</w:t>
      </w:r>
    </w:p>
    <w:p w14:paraId="561B70D9" w14:textId="7D666046" w:rsidR="00687D93" w:rsidRDefault="00E31084" w:rsidP="00687D93">
      <w:pPr>
        <w:pStyle w:val="TF-TEXTO"/>
      </w:pPr>
      <w:r>
        <w:t xml:space="preserve">Para o desenvolvimento da interface do aplicativo foi utilizado o </w:t>
      </w:r>
      <w:commentRangeStart w:id="120"/>
      <w:commentRangeStart w:id="121"/>
      <w:r w:rsidRPr="009F0692">
        <w:rPr>
          <w:rPrChange w:id="122" w:author="Dalton Solano dos Reis" w:date="2023-06-25T11:32:00Z">
            <w:rPr>
              <w:i/>
              <w:iCs/>
            </w:rPr>
          </w:rPrChange>
        </w:rPr>
        <w:t>React Native</w:t>
      </w:r>
      <w:commentRangeEnd w:id="120"/>
      <w:r w:rsidR="009F0692">
        <w:rPr>
          <w:rStyle w:val="Refdecomentrio"/>
        </w:rPr>
        <w:commentReference w:id="120"/>
      </w:r>
      <w:commentRangeEnd w:id="121"/>
      <w:r w:rsidR="009F0692">
        <w:rPr>
          <w:rStyle w:val="Refdecomentrio"/>
        </w:rPr>
        <w:commentReference w:id="121"/>
      </w:r>
      <w:r w:rsidR="00687D93" w:rsidRPr="00495358">
        <w:rPr>
          <w:i/>
          <w:iCs/>
        </w:rPr>
        <w:t xml:space="preserve">. </w:t>
      </w:r>
      <w:r w:rsidR="00687D93" w:rsidRPr="00495358">
        <w:t>O</w:t>
      </w:r>
      <w:r w:rsidR="00687D93" w:rsidRPr="00495358">
        <w:rPr>
          <w:i/>
          <w:iCs/>
        </w:rPr>
        <w:t xml:space="preserve"> React Native</w:t>
      </w:r>
      <w:r w:rsidR="00687D93">
        <w:t xml:space="preserve"> </w:t>
      </w:r>
      <w:r w:rsidR="00687D93" w:rsidRPr="00687D93">
        <w:t xml:space="preserve">é uma biblioteca de código aberto desenvolvida pelo </w:t>
      </w:r>
      <w:commentRangeStart w:id="123"/>
      <w:r w:rsidR="00687D93" w:rsidRPr="009F0692">
        <w:rPr>
          <w:rPrChange w:id="124" w:author="Dalton Solano dos Reis" w:date="2023-06-25T11:34:00Z">
            <w:rPr>
              <w:i/>
              <w:iCs/>
            </w:rPr>
          </w:rPrChange>
        </w:rPr>
        <w:t>Facebook</w:t>
      </w:r>
      <w:commentRangeEnd w:id="123"/>
      <w:r w:rsidR="009F0692">
        <w:rPr>
          <w:rStyle w:val="Refdecomentrio"/>
        </w:rPr>
        <w:commentReference w:id="123"/>
      </w:r>
      <w:r w:rsidR="00687D93">
        <w:t xml:space="preserve">, ele </w:t>
      </w:r>
      <w:r w:rsidR="00687D93" w:rsidRPr="00687D93">
        <w:t xml:space="preserve">permite que os desenvolvedores usem </w:t>
      </w:r>
      <w:commentRangeStart w:id="125"/>
      <w:r w:rsidR="00687D93" w:rsidRPr="00495358">
        <w:rPr>
          <w:i/>
          <w:iCs/>
        </w:rPr>
        <w:t>JavaScript</w:t>
      </w:r>
      <w:r w:rsidR="00687D93">
        <w:t xml:space="preserve"> </w:t>
      </w:r>
      <w:commentRangeEnd w:id="125"/>
      <w:r w:rsidR="009F0692">
        <w:rPr>
          <w:rStyle w:val="Refdecomentrio"/>
        </w:rPr>
        <w:commentReference w:id="125"/>
      </w:r>
      <w:r w:rsidR="00687D93" w:rsidRPr="00687D93">
        <w:t xml:space="preserve">para construir aplicativos nativos, aproveitando componentes pré-fabricados e uma abordagem baseada em componentes reutilizáveis. </w:t>
      </w:r>
      <w:del w:id="126" w:author="Dalton Solano dos Reis" w:date="2023-06-25T11:34:00Z">
        <w:r w:rsidR="00687D93" w:rsidRPr="00687D93" w:rsidDel="009F0692">
          <w:delText xml:space="preserve">Ele </w:delText>
        </w:r>
      </w:del>
      <w:ins w:id="127" w:author="Dalton Solano dos Reis" w:date="2023-06-25T11:34:00Z">
        <w:r w:rsidR="009F0692">
          <w:t>O React Native</w:t>
        </w:r>
        <w:r w:rsidR="009F0692" w:rsidRPr="00687D93">
          <w:t xml:space="preserve"> </w:t>
        </w:r>
      </w:ins>
      <w:r w:rsidR="00687D93" w:rsidRPr="00687D93">
        <w:t xml:space="preserve">utiliza a biblioteca React, também desenvolvida pelo </w:t>
      </w:r>
      <w:r w:rsidR="00687D93" w:rsidRPr="009F0692">
        <w:rPr>
          <w:rPrChange w:id="128" w:author="Dalton Solano dos Reis" w:date="2023-06-25T11:34:00Z">
            <w:rPr>
              <w:i/>
              <w:iCs/>
            </w:rPr>
          </w:rPrChange>
        </w:rPr>
        <w:t>Facebook</w:t>
      </w:r>
      <w:r w:rsidR="00687D93" w:rsidRPr="00687D93">
        <w:t>, como base para a construção de interfaces de usuário.</w:t>
      </w:r>
    </w:p>
    <w:p w14:paraId="488142F9" w14:textId="03C1D3C4" w:rsidR="0002037E" w:rsidRDefault="0002037E" w:rsidP="00687D93">
      <w:pPr>
        <w:pStyle w:val="TF-TEXTO"/>
      </w:pPr>
      <w:r>
        <w:t xml:space="preserve">Para a autenticação do usuário utilizou-se o </w:t>
      </w:r>
      <w:r w:rsidRPr="009F0692">
        <w:rPr>
          <w:rPrChange w:id="129" w:author="Dalton Solano dos Reis" w:date="2023-06-25T11:35:00Z">
            <w:rPr>
              <w:i/>
              <w:iCs/>
            </w:rPr>
          </w:rPrChange>
        </w:rPr>
        <w:t>Firebase Authentication</w:t>
      </w:r>
      <w:r>
        <w:t>, optando por utilizar a autenticação de e</w:t>
      </w:r>
      <w:r w:rsidR="006A55AA">
        <w:t>-</w:t>
      </w:r>
      <w:r>
        <w:t>mail e senha.</w:t>
      </w:r>
      <w:r w:rsidR="006A55AA">
        <w:t xml:space="preserve"> </w:t>
      </w:r>
      <w:r>
        <w:t xml:space="preserve">Para o armazenamento das informações utilizou-se o </w:t>
      </w:r>
      <w:r w:rsidRPr="009F0692">
        <w:rPr>
          <w:rPrChange w:id="130" w:author="Dalton Solano dos Reis" w:date="2023-06-25T11:35:00Z">
            <w:rPr>
              <w:i/>
              <w:iCs/>
            </w:rPr>
          </w:rPrChange>
        </w:rPr>
        <w:t xml:space="preserve">Cloud Firestore </w:t>
      </w:r>
      <w:r w:rsidRPr="009F0692">
        <w:t>d</w:t>
      </w:r>
      <w:r w:rsidR="00687D93" w:rsidRPr="009F0692">
        <w:t>o</w:t>
      </w:r>
      <w:r w:rsidRPr="009F0692">
        <w:rPr>
          <w:rPrChange w:id="131" w:author="Dalton Solano dos Reis" w:date="2023-06-25T11:35:00Z">
            <w:rPr>
              <w:i/>
              <w:iCs/>
            </w:rPr>
          </w:rPrChange>
        </w:rPr>
        <w:t xml:space="preserve"> Firebase</w:t>
      </w:r>
      <w:r>
        <w:t>, que</w:t>
      </w:r>
      <w:r w:rsidR="006A55AA">
        <w:t xml:space="preserve"> </w:t>
      </w:r>
      <w:r w:rsidR="006A55AA" w:rsidRPr="006A55AA">
        <w:t>é um banco de dados</w:t>
      </w:r>
      <w:r w:rsidR="006A55AA">
        <w:t xml:space="preserve"> </w:t>
      </w:r>
      <w:r w:rsidR="006A55AA" w:rsidRPr="00495358">
        <w:t>NoSQL</w:t>
      </w:r>
      <w:r w:rsidR="006A55AA" w:rsidRPr="006A55AA">
        <w:t xml:space="preserve"> hospedado na nuvem que os apps da </w:t>
      </w:r>
      <w:r w:rsidR="006A55AA" w:rsidRPr="009F0692">
        <w:rPr>
          <w:rPrChange w:id="132" w:author="Dalton Solano dos Reis" w:date="2023-06-25T11:35:00Z">
            <w:rPr>
              <w:i/>
              <w:iCs/>
            </w:rPr>
          </w:rPrChange>
        </w:rPr>
        <w:t>Apple</w:t>
      </w:r>
      <w:r w:rsidR="006A55AA" w:rsidRPr="006A55AA">
        <w:t xml:space="preserve">, do </w:t>
      </w:r>
      <w:r w:rsidR="006A55AA" w:rsidRPr="009F0692">
        <w:rPr>
          <w:rPrChange w:id="133" w:author="Dalton Solano dos Reis" w:date="2023-06-25T11:35:00Z">
            <w:rPr>
              <w:i/>
              <w:iCs/>
            </w:rPr>
          </w:rPrChange>
        </w:rPr>
        <w:t>Android</w:t>
      </w:r>
      <w:r w:rsidR="006A55AA" w:rsidRPr="006A55AA">
        <w:t xml:space="preserve"> e da </w:t>
      </w:r>
      <w:r w:rsidR="006A55AA" w:rsidRPr="00495358">
        <w:rPr>
          <w:i/>
          <w:iCs/>
        </w:rPr>
        <w:t>Web</w:t>
      </w:r>
      <w:r w:rsidR="006A55AA" w:rsidRPr="006A55AA">
        <w:t xml:space="preserve"> podem acessar diretamente usando SDKs nativos.</w:t>
      </w:r>
      <w:r>
        <w:t xml:space="preserve"> </w:t>
      </w:r>
    </w:p>
    <w:p w14:paraId="6B7B0DCF" w14:textId="3484BCFD" w:rsidR="006A55AA" w:rsidRPr="007C4580" w:rsidRDefault="006A55AA" w:rsidP="006A55AA">
      <w:pPr>
        <w:pStyle w:val="TF-TEXTO"/>
        <w:ind w:firstLine="709"/>
      </w:pPr>
      <w:r>
        <w:t xml:space="preserve">Para realizar os testes e a compilação do projeto foi utilizado o Expo. O Expo </w:t>
      </w:r>
      <w:r w:rsidRPr="006A55AA">
        <w:t xml:space="preserve">é uma estrutura de código aberto para aplicativos executados nativamente no </w:t>
      </w:r>
      <w:r w:rsidRPr="009F0692">
        <w:rPr>
          <w:rPrChange w:id="134" w:author="Dalton Solano dos Reis" w:date="2023-06-25T11:36:00Z">
            <w:rPr>
              <w:i/>
              <w:iCs/>
            </w:rPr>
          </w:rPrChange>
        </w:rPr>
        <w:t>Android</w:t>
      </w:r>
      <w:r w:rsidRPr="006A55AA">
        <w:t xml:space="preserve">, iOS e na </w:t>
      </w:r>
      <w:r w:rsidRPr="00495358">
        <w:rPr>
          <w:i/>
          <w:iCs/>
        </w:rPr>
        <w:t>Web</w:t>
      </w:r>
      <w:del w:id="135" w:author="Dalton Solano dos Reis" w:date="2023-06-25T11:37:00Z">
        <w:r w:rsidDel="009F0692">
          <w:delText>, o</w:delText>
        </w:r>
      </w:del>
      <w:ins w:id="136" w:author="Dalton Solano dos Reis" w:date="2023-06-25T11:37:00Z">
        <w:r w:rsidR="009F0692">
          <w:t>. O</w:t>
        </w:r>
      </w:ins>
      <w:r>
        <w:t xml:space="preserve"> desenvolvimento pode ser em </w:t>
      </w:r>
      <w:r w:rsidRPr="009F0692">
        <w:rPr>
          <w:rPrChange w:id="137" w:author="Dalton Solano dos Reis" w:date="2023-06-25T11:37:00Z">
            <w:rPr>
              <w:i/>
              <w:iCs/>
            </w:rPr>
          </w:rPrChange>
        </w:rPr>
        <w:t>JavaScript</w:t>
      </w:r>
      <w:r>
        <w:t xml:space="preserve"> ou em </w:t>
      </w:r>
      <w:r w:rsidRPr="009F0692">
        <w:rPr>
          <w:rPrChange w:id="138" w:author="Dalton Solano dos Reis" w:date="2023-06-25T11:37:00Z">
            <w:rPr>
              <w:i/>
              <w:iCs/>
            </w:rPr>
          </w:rPrChange>
        </w:rPr>
        <w:t>TypeScript</w:t>
      </w:r>
      <w:r>
        <w:t xml:space="preserve">, porém o utilizado no desenvolvimento deste trabalho foi o </w:t>
      </w:r>
      <w:r w:rsidRPr="009F0692">
        <w:rPr>
          <w:rPrChange w:id="139" w:author="Dalton Solano dos Reis" w:date="2023-06-25T11:37:00Z">
            <w:rPr>
              <w:i/>
              <w:iCs/>
            </w:rPr>
          </w:rPrChange>
        </w:rPr>
        <w:t>TypeScript</w:t>
      </w:r>
      <w:r w:rsidR="00687D93">
        <w:t>.</w:t>
      </w:r>
    </w:p>
    <w:p w14:paraId="010AD6D7" w14:textId="448D5F68" w:rsidR="00691486" w:rsidRDefault="00691486" w:rsidP="00691486">
      <w:pPr>
        <w:pStyle w:val="Ttulo3"/>
      </w:pPr>
      <w:r>
        <w:t>Desenvolvimento</w:t>
      </w:r>
    </w:p>
    <w:p w14:paraId="6A75F813" w14:textId="0FD84625" w:rsidR="005A410B" w:rsidRPr="005A410B" w:rsidRDefault="005A410B" w:rsidP="005A410B">
      <w:pPr>
        <w:pStyle w:val="TF-TEXTO"/>
      </w:pPr>
      <w:r>
        <w:t xml:space="preserve">Todo o conteúdo do aplicativo pode ser cadastrado na base de </w:t>
      </w:r>
      <w:r w:rsidRPr="00495358">
        <w:t>dados</w:t>
      </w:r>
      <w:r w:rsidRPr="00495358">
        <w:rPr>
          <w:i/>
          <w:iCs/>
        </w:rPr>
        <w:t xml:space="preserve"> </w:t>
      </w:r>
      <w:r w:rsidRPr="009F0692">
        <w:rPr>
          <w:rPrChange w:id="140" w:author="Dalton Solano dos Reis" w:date="2023-06-25T11:38:00Z">
            <w:rPr>
              <w:i/>
              <w:iCs/>
            </w:rPr>
          </w:rPrChange>
        </w:rPr>
        <w:t>Cloud Firestore</w:t>
      </w:r>
      <w:r>
        <w:t xml:space="preserve">. Os dados fornecidos pela base de dados são consumidos pelo aplicativo que foi desenvolvido </w:t>
      </w:r>
      <w:r w:rsidRPr="00495358">
        <w:t>em</w:t>
      </w:r>
      <w:r w:rsidRPr="00495358">
        <w:rPr>
          <w:i/>
          <w:iCs/>
        </w:rPr>
        <w:t xml:space="preserve"> </w:t>
      </w:r>
      <w:r w:rsidRPr="009F0692">
        <w:rPr>
          <w:rPrChange w:id="141" w:author="Dalton Solano dos Reis" w:date="2023-06-25T11:38:00Z">
            <w:rPr>
              <w:i/>
              <w:iCs/>
            </w:rPr>
          </w:rPrChange>
        </w:rPr>
        <w:t>React Native</w:t>
      </w:r>
      <w:r>
        <w:t>.</w:t>
      </w:r>
    </w:p>
    <w:p w14:paraId="2D9E2325" w14:textId="4F450D7E" w:rsidR="00EA4449" w:rsidRDefault="00597E22" w:rsidP="005A410B">
      <w:pPr>
        <w:pStyle w:val="TF-TEXTO"/>
        <w:rPr>
          <w:rFonts w:ascii="Courier New" w:hAnsi="Courier New" w:cs="Courier New"/>
        </w:rPr>
      </w:pPr>
      <w:commentRangeStart w:id="142"/>
      <w:r>
        <w:t xml:space="preserve">O </w:t>
      </w:r>
      <w:commentRangeEnd w:id="142"/>
      <w:r w:rsidR="009F0692">
        <w:rPr>
          <w:rStyle w:val="Refdecomentrio"/>
        </w:rPr>
        <w:commentReference w:id="142"/>
      </w:r>
      <w:r>
        <w:t>aplicativo</w:t>
      </w:r>
      <w:r w:rsidR="005A410B">
        <w:t xml:space="preserve"> foi desenvolvido sendo separado por pastas</w:t>
      </w:r>
      <w:r w:rsidR="00E40BC2">
        <w:t xml:space="preserve">. </w:t>
      </w:r>
      <w:r w:rsidR="005A410B">
        <w:t>Foram criadas quatorze pastas, sendo elas</w:t>
      </w:r>
      <w:ins w:id="143" w:author="Dalton Solano dos Reis" w:date="2023-06-25T11:38:00Z">
        <w:r w:rsidR="009F0692">
          <w:t>:</w:t>
        </w:r>
      </w:ins>
      <w:r w:rsidR="005A410B">
        <w:t xml:space="preserve"> </w:t>
      </w:r>
      <w:r w:rsidR="005A410B" w:rsidRPr="00494F93">
        <w:rPr>
          <w:rStyle w:val="TF-COURIER9"/>
        </w:rPr>
        <w:t>AprovarCoordenador, Blog, CadastroAdm, CadastroBlog, CadastroNiveis, CadastroVideo, CriarUsuario, Exercicio, FichaAnamnese, Home, Niveis, Ofensiva</w:t>
      </w:r>
      <w:r w:rsidR="005A410B" w:rsidRPr="009F0692">
        <w:rPr>
          <w:rPrChange w:id="144" w:author="Dalton Solano dos Reis" w:date="2023-06-25T11:39:00Z">
            <w:rPr>
              <w:rStyle w:val="TF-COURIER9"/>
            </w:rPr>
          </w:rPrChange>
        </w:rPr>
        <w:t xml:space="preserve"> e </w:t>
      </w:r>
      <w:r w:rsidR="005A410B" w:rsidRPr="00494F93">
        <w:rPr>
          <w:rStyle w:val="TF-COURIER9"/>
        </w:rPr>
        <w:t>PreExercicio.</w:t>
      </w:r>
      <w:r w:rsidR="005A410B">
        <w:rPr>
          <w:rFonts w:ascii="Courier New" w:hAnsi="Courier New" w:cs="Courier New"/>
        </w:rPr>
        <w:t xml:space="preserve"> </w:t>
      </w:r>
    </w:p>
    <w:p w14:paraId="0B34B62D" w14:textId="74274099" w:rsidR="00E40BC2" w:rsidRDefault="00E40BC2" w:rsidP="00E40BC2">
      <w:pPr>
        <w:pStyle w:val="TF-TEXTO"/>
      </w:pPr>
      <w:r>
        <w:t xml:space="preserve">Cada pasta possui um arquivo para a interface e um arquivo para a estilização. </w:t>
      </w:r>
      <w:r w:rsidR="005A410B">
        <w:t xml:space="preserve">A pasta </w:t>
      </w:r>
      <w:r w:rsidR="005A410B" w:rsidRPr="00494F93">
        <w:rPr>
          <w:rStyle w:val="TF-COURIER9"/>
        </w:rPr>
        <w:t>aprovarcoordenador</w:t>
      </w:r>
      <w:r w:rsidR="005A410B">
        <w:t xml:space="preserve"> contém o controle de coordenadores do sistema. A pasta </w:t>
      </w:r>
      <w:r w:rsidR="005A410B" w:rsidRPr="00494F93">
        <w:rPr>
          <w:rStyle w:val="TF-COURIER9"/>
        </w:rPr>
        <w:t>Blog</w:t>
      </w:r>
      <w:r w:rsidR="00EA4449">
        <w:t xml:space="preserve"> contém a interface com as matérias que serão apresentadas ao usuário. A pasta </w:t>
      </w:r>
      <w:r w:rsidR="00EA4449" w:rsidRPr="00494F93">
        <w:rPr>
          <w:rStyle w:val="TF-COURIER9"/>
        </w:rPr>
        <w:t>CadastroAdm</w:t>
      </w:r>
      <w:r w:rsidR="00EA4449">
        <w:t xml:space="preserve"> contém a interface </w:t>
      </w:r>
      <w:ins w:id="145" w:author="Dalton Solano dos Reis" w:date="2023-06-25T11:39:00Z">
        <w:r w:rsidR="009F0692">
          <w:t>d</w:t>
        </w:r>
      </w:ins>
      <w:r w:rsidR="00EA4449">
        <w:t xml:space="preserve">as opções que podem realizar cadastramentos, </w:t>
      </w:r>
      <w:ins w:id="146" w:author="Dalton Solano dos Reis" w:date="2023-06-25T11:40:00Z">
        <w:r w:rsidR="009F0692">
          <w:t xml:space="preserve">e </w:t>
        </w:r>
      </w:ins>
      <w:r w:rsidR="00EA4449">
        <w:t xml:space="preserve">só é visível caso o usuário seja coordenador. As pastas </w:t>
      </w:r>
      <w:r w:rsidR="00EA4449" w:rsidRPr="00494F93">
        <w:rPr>
          <w:rStyle w:val="TF-COURIER9"/>
        </w:rPr>
        <w:t>CadastroBlog</w:t>
      </w:r>
      <w:r w:rsidR="00EA4449">
        <w:t xml:space="preserve">, </w:t>
      </w:r>
      <w:r w:rsidR="00EA4449" w:rsidRPr="00494F93">
        <w:rPr>
          <w:rStyle w:val="TF-COURIER9"/>
        </w:rPr>
        <w:t>CadastroNiveis</w:t>
      </w:r>
      <w:r w:rsidR="00EA4449">
        <w:t xml:space="preserve"> e </w:t>
      </w:r>
      <w:r w:rsidR="00EA4449" w:rsidRPr="00494F93">
        <w:rPr>
          <w:rStyle w:val="TF-COURIER9"/>
        </w:rPr>
        <w:t>CadastroVideo</w:t>
      </w:r>
      <w:r w:rsidR="00EA4449">
        <w:t xml:space="preserve"> são semelhantes e contém a interface com os campos necessários para o cadastro de cada informação. A pasta </w:t>
      </w:r>
      <w:r w:rsidR="00EA4449" w:rsidRPr="00494F93">
        <w:rPr>
          <w:rStyle w:val="TF-COURIER9"/>
        </w:rPr>
        <w:t>CriarUsuário</w:t>
      </w:r>
      <w:r w:rsidR="00EA4449">
        <w:t xml:space="preserve"> contém a interface </w:t>
      </w:r>
      <w:r w:rsidR="00EA4449">
        <w:lastRenderedPageBreak/>
        <w:t xml:space="preserve">para o cadastro de novos usuários no sistema. A pasta </w:t>
      </w:r>
      <w:r w:rsidR="00EA4449" w:rsidRPr="00494F93">
        <w:rPr>
          <w:rStyle w:val="TF-COURIER9"/>
        </w:rPr>
        <w:t>Exercicio</w:t>
      </w:r>
      <w:r w:rsidR="00EA4449">
        <w:t xml:space="preserve"> contém a interface para a realização dos exercícios diários, contendo os vídeos pré-cadastrados e realizando o controle de tempo. A pasta </w:t>
      </w:r>
      <w:r w:rsidR="00EA4449" w:rsidRPr="00494F93">
        <w:rPr>
          <w:rStyle w:val="TF-COURIER9"/>
        </w:rPr>
        <w:t>FichaAnamnese</w:t>
      </w:r>
      <w:r w:rsidR="00EA4449">
        <w:t xml:space="preserve"> contém a interface com as informações do usuário. A pasta </w:t>
      </w:r>
      <w:r w:rsidR="00EA4449" w:rsidRPr="00494F93">
        <w:rPr>
          <w:rStyle w:val="TF-COURIER9"/>
        </w:rPr>
        <w:t>Home</w:t>
      </w:r>
      <w:r w:rsidR="00EA4449">
        <w:t xml:space="preserve"> contém a interface com os menus do aplicativo, sendo estes </w:t>
      </w:r>
      <w:r w:rsidR="00EA4449" w:rsidRPr="00494F93">
        <w:rPr>
          <w:rStyle w:val="TF-COURIER9"/>
        </w:rPr>
        <w:t>Exercicio</w:t>
      </w:r>
      <w:r w:rsidR="00EA4449">
        <w:t xml:space="preserve">, </w:t>
      </w:r>
      <w:r w:rsidR="00EA4449" w:rsidRPr="00494F93">
        <w:rPr>
          <w:rStyle w:val="TF-COURIER9"/>
        </w:rPr>
        <w:t>Dados do Participante, Conquistas</w:t>
      </w:r>
      <w:r w:rsidR="00EA4449" w:rsidRPr="00C172E2">
        <w:rPr>
          <w:rPrChange w:id="147" w:author="Dalton Solano dos Reis" w:date="2023-06-25T11:41:00Z">
            <w:rPr>
              <w:rStyle w:val="TF-COURIER9"/>
            </w:rPr>
          </w:rPrChange>
        </w:rPr>
        <w:t xml:space="preserve"> </w:t>
      </w:r>
      <w:r w:rsidR="00EA4449" w:rsidRPr="00C172E2">
        <w:rPr>
          <w:rPrChange w:id="148" w:author="Dalton Solano dos Reis" w:date="2023-06-25T11:41:00Z">
            <w:rPr>
              <w:rStyle w:val="TF-COURIER9"/>
              <w:rFonts w:ascii="Times New Roman" w:hAnsi="Times New Roman"/>
            </w:rPr>
          </w:rPrChange>
        </w:rPr>
        <w:t>e</w:t>
      </w:r>
      <w:r w:rsidR="00EA4449" w:rsidRPr="00C172E2">
        <w:rPr>
          <w:rPrChange w:id="149" w:author="Dalton Solano dos Reis" w:date="2023-06-25T11:41:00Z">
            <w:rPr>
              <w:rStyle w:val="TF-COURIER9"/>
            </w:rPr>
          </w:rPrChange>
        </w:rPr>
        <w:t xml:space="preserve"> </w:t>
      </w:r>
      <w:r w:rsidR="00EA4449" w:rsidRPr="00494F93">
        <w:rPr>
          <w:rStyle w:val="TF-COURIER9"/>
        </w:rPr>
        <w:t>Blog</w:t>
      </w:r>
      <w:r w:rsidR="00EA4449">
        <w:t xml:space="preserve">. A pasta </w:t>
      </w:r>
      <w:r w:rsidR="00EA4449" w:rsidRPr="00494F93">
        <w:rPr>
          <w:rStyle w:val="TF-COURIER9"/>
        </w:rPr>
        <w:t>Niveis</w:t>
      </w:r>
      <w:r w:rsidR="00EA4449">
        <w:t xml:space="preserve"> possui a interface com os níveis pré-cadastrados na tela de </w:t>
      </w:r>
      <w:r w:rsidR="00EA4449" w:rsidRPr="00494F93">
        <w:rPr>
          <w:rStyle w:val="TF-COURIER9"/>
        </w:rPr>
        <w:t>CadastroNiveis</w:t>
      </w:r>
      <w:r w:rsidR="00EA4449">
        <w:t xml:space="preserve">. A pasta Ofensiva possui a interface com as conquistas diárias do usuário, mantendo uma contagem com os dias consecutivos que o usuário realizou exercícios. A pasta </w:t>
      </w:r>
      <w:r w:rsidR="00EA4449" w:rsidRPr="00494F93">
        <w:rPr>
          <w:rStyle w:val="TF-COURIER9"/>
        </w:rPr>
        <w:t>PreExercicio</w:t>
      </w:r>
      <w:r w:rsidR="00EA4449">
        <w:t xml:space="preserve"> possui a interface com as instruções do exercício que será realizado.</w:t>
      </w:r>
      <w:r>
        <w:t xml:space="preserve"> A estrutura de organização dos módulos pode ser observada na </w:t>
      </w:r>
      <w:commentRangeStart w:id="150"/>
      <w:r w:rsidRPr="00E40BC2">
        <w:rPr>
          <w:highlight w:val="yellow"/>
        </w:rPr>
        <w:t>Figura 12</w:t>
      </w:r>
      <w:commentRangeEnd w:id="150"/>
      <w:r w:rsidR="00C172E2">
        <w:rPr>
          <w:rStyle w:val="Refdecomentrio"/>
        </w:rPr>
        <w:commentReference w:id="150"/>
      </w:r>
      <w:r w:rsidRPr="00E40BC2">
        <w:rPr>
          <w:highlight w:val="yellow"/>
        </w:rPr>
        <w:t>.</w:t>
      </w:r>
    </w:p>
    <w:p w14:paraId="7871579B" w14:textId="5EDAD2F6" w:rsidR="00774075" w:rsidRPr="00774075" w:rsidRDefault="00774075" w:rsidP="00774075">
      <w:pPr>
        <w:pStyle w:val="Legenda"/>
        <w:jc w:val="center"/>
        <w:rPr>
          <w:b w:val="0"/>
          <w:bCs w:val="0"/>
        </w:rPr>
      </w:pPr>
      <w:commentRangeStart w:id="151"/>
      <w:commentRangeStart w:id="152"/>
      <w:r w:rsidRPr="00774075">
        <w:rPr>
          <w:b w:val="0"/>
          <w:bCs w:val="0"/>
        </w:rPr>
        <w:t xml:space="preserve">Figura </w:t>
      </w:r>
      <w:commentRangeEnd w:id="151"/>
      <w:r w:rsidR="00C172E2">
        <w:rPr>
          <w:rStyle w:val="Refdecomentrio"/>
          <w:b w:val="0"/>
          <w:bCs w:val="0"/>
        </w:rPr>
        <w:commentReference w:id="151"/>
      </w:r>
      <w:commentRangeEnd w:id="152"/>
      <w:r w:rsidR="00C172E2">
        <w:rPr>
          <w:rStyle w:val="Refdecomentrio"/>
          <w:b w:val="0"/>
          <w:bCs w:val="0"/>
        </w:rPr>
        <w:commentReference w:id="152"/>
      </w:r>
      <w:r w:rsidRPr="00774075">
        <w:rPr>
          <w:b w:val="0"/>
          <w:bCs w:val="0"/>
        </w:rPr>
        <w:t>3 – Organização dos módulos</w:t>
      </w:r>
    </w:p>
    <w:p w14:paraId="6BC16172" w14:textId="77777777" w:rsidR="00774075" w:rsidRPr="00774075" w:rsidRDefault="00644BA7" w:rsidP="00774075">
      <w:pPr>
        <w:pStyle w:val="TF-TEXTO"/>
        <w:keepNext/>
        <w:ind w:firstLine="0"/>
        <w:jc w:val="center"/>
      </w:pPr>
      <w:r>
        <w:rPr>
          <w:noProof/>
        </w:rPr>
        <w:drawing>
          <wp:inline distT="0" distB="0" distL="0" distR="0" wp14:anchorId="10775622" wp14:editId="1CC40DBC">
            <wp:extent cx="1496354" cy="3228976"/>
            <wp:effectExtent l="0" t="0" r="8890" b="0"/>
            <wp:docPr id="1205846073" name="Imagem 1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46073" name="Imagem 17" descr="Interface gráfica do usuário, Text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1496354" cy="3228976"/>
                    </a:xfrm>
                    <a:prstGeom prst="rect">
                      <a:avLst/>
                    </a:prstGeom>
                  </pic:spPr>
                </pic:pic>
              </a:graphicData>
            </a:graphic>
          </wp:inline>
        </w:drawing>
      </w:r>
    </w:p>
    <w:p w14:paraId="1EE6402E" w14:textId="793868A4" w:rsidR="00DA6E5A" w:rsidRPr="00774075" w:rsidRDefault="00774075" w:rsidP="00774075">
      <w:pPr>
        <w:pStyle w:val="Legenda"/>
        <w:jc w:val="center"/>
        <w:rPr>
          <w:sz w:val="18"/>
          <w:szCs w:val="18"/>
        </w:rPr>
      </w:pPr>
      <w:r w:rsidRPr="00774075">
        <w:rPr>
          <w:b w:val="0"/>
          <w:bCs w:val="0"/>
          <w:sz w:val="18"/>
          <w:szCs w:val="18"/>
        </w:rPr>
        <w:t>Fonte: Elaborado pela autora</w:t>
      </w:r>
      <w:ins w:id="153" w:author="Dalton Solano dos Reis" w:date="2023-06-25T11:42:00Z">
        <w:r w:rsidR="00C172E2">
          <w:rPr>
            <w:b w:val="0"/>
            <w:bCs w:val="0"/>
            <w:sz w:val="18"/>
            <w:szCs w:val="18"/>
          </w:rPr>
          <w:t>.</w:t>
        </w:r>
      </w:ins>
      <w:r w:rsidRPr="00774075">
        <w:rPr>
          <w:sz w:val="18"/>
          <w:szCs w:val="18"/>
        </w:rPr>
        <w:t xml:space="preserve"> </w:t>
      </w:r>
    </w:p>
    <w:p w14:paraId="4F92C598" w14:textId="099738C5" w:rsidR="00E40BC2" w:rsidRDefault="00C172E2" w:rsidP="00E40BC2">
      <w:pPr>
        <w:pStyle w:val="TF-TEXTO"/>
      </w:pPr>
      <w:ins w:id="154" w:author="Dalton Solano dos Reis" w:date="2023-06-25T11:44:00Z">
        <w:r>
          <w:t>Já em relação aa classe</w:t>
        </w:r>
      </w:ins>
      <w:ins w:id="155" w:author="Dalton Solano dos Reis" w:date="2023-06-25T11:45:00Z">
        <w:r>
          <w:t xml:space="preserve">s desenvolvidas se pode citar alguns principais métodos desenvolvidos para a aplicação. Por exemplo, </w:t>
        </w:r>
      </w:ins>
      <w:del w:id="156" w:author="Dalton Solano dos Reis" w:date="2023-06-25T11:45:00Z">
        <w:r w:rsidR="00774075" w:rsidDel="00C172E2">
          <w:delText xml:space="preserve">A </w:delText>
        </w:r>
      </w:del>
      <w:ins w:id="157" w:author="Dalton Solano dos Reis" w:date="2023-06-25T11:45:00Z">
        <w:r>
          <w:t xml:space="preserve">na </w:t>
        </w:r>
      </w:ins>
      <w:del w:id="158" w:author="Dalton Solano dos Reis" w:date="2023-06-25T11:43:00Z">
        <w:r w:rsidR="00774075" w:rsidDel="00C172E2">
          <w:delText xml:space="preserve">figura </w:delText>
        </w:r>
      </w:del>
      <w:ins w:id="159" w:author="Dalton Solano dos Reis" w:date="2023-06-25T11:43:00Z">
        <w:r>
          <w:t xml:space="preserve">Figura </w:t>
        </w:r>
      </w:ins>
      <w:r w:rsidR="00774075">
        <w:t>4</w:t>
      </w:r>
      <w:r w:rsidR="00BF4EC8">
        <w:t xml:space="preserve"> </w:t>
      </w:r>
      <w:ins w:id="160" w:author="Dalton Solano dos Reis" w:date="2023-06-25T11:46:00Z">
        <w:r>
          <w:t xml:space="preserve">é </w:t>
        </w:r>
      </w:ins>
      <w:r w:rsidR="00BF4EC8">
        <w:t>apresenta</w:t>
      </w:r>
      <w:ins w:id="161" w:author="Dalton Solano dos Reis" w:date="2023-06-25T11:46:00Z">
        <w:r>
          <w:t>do</w:t>
        </w:r>
      </w:ins>
      <w:r w:rsidR="00BF4EC8">
        <w:t xml:space="preserve"> o método </w:t>
      </w:r>
      <w:r w:rsidR="00BF4EC8" w:rsidRPr="00494F93">
        <w:rPr>
          <w:rStyle w:val="TF-COURIER9"/>
        </w:rPr>
        <w:t>calcularDiasDeOfensiva</w:t>
      </w:r>
      <w:r w:rsidR="00BF4EC8">
        <w:t xml:space="preserve"> da classe </w:t>
      </w:r>
      <w:r w:rsidR="00BF4EC8" w:rsidRPr="00C172E2">
        <w:rPr>
          <w:rStyle w:val="TF-COURIER9"/>
          <w:rPrChange w:id="162" w:author="Dalton Solano dos Reis" w:date="2023-06-25T11:46:00Z">
            <w:rPr/>
          </w:rPrChange>
        </w:rPr>
        <w:t>Ofensiva</w:t>
      </w:r>
      <w:r w:rsidR="00BF4EC8">
        <w:t xml:space="preserve">. Esse método é executado quando o usuário abre a tela de </w:t>
      </w:r>
      <w:r w:rsidR="00BF4EC8" w:rsidRPr="00C172E2">
        <w:rPr>
          <w:rStyle w:val="TF-COURIER9"/>
          <w:rPrChange w:id="163" w:author="Dalton Solano dos Reis" w:date="2023-06-25T11:46:00Z">
            <w:rPr/>
          </w:rPrChange>
        </w:rPr>
        <w:t>Conquistas</w:t>
      </w:r>
      <w:r w:rsidR="00BF4EC8">
        <w:t xml:space="preserve"> e é responsável por realizar a contagem dos dias consecutivos que o usuário realizou exercícios. </w:t>
      </w:r>
      <w:del w:id="164" w:author="Dalton Solano dos Reis" w:date="2023-06-25T11:46:00Z">
        <w:r w:rsidR="00BF4EC8" w:rsidDel="00C172E2">
          <w:delText xml:space="preserve">O </w:delText>
        </w:r>
      </w:del>
      <w:ins w:id="165" w:author="Dalton Solano dos Reis" w:date="2023-06-25T11:46:00Z">
        <w:r>
          <w:t xml:space="preserve">Esse </w:t>
        </w:r>
      </w:ins>
      <w:r w:rsidR="00BF4EC8">
        <w:t xml:space="preserve">método utiliza uma lista chamada </w:t>
      </w:r>
      <w:r w:rsidR="00BF4EC8" w:rsidRPr="00494F93">
        <w:rPr>
          <w:rStyle w:val="TF-COURIER9"/>
        </w:rPr>
        <w:t>listaOfensivasData</w:t>
      </w:r>
      <w:r w:rsidR="00BF4EC8">
        <w:t>, que tem seu valor preenchido assim que o usuário abre a tela</w:t>
      </w:r>
      <w:r w:rsidR="0060367B">
        <w:t xml:space="preserve"> pelo </w:t>
      </w:r>
      <w:r w:rsidR="0060367B" w:rsidRPr="00494F93">
        <w:rPr>
          <w:i/>
          <w:iCs/>
        </w:rPr>
        <w:t>hook</w:t>
      </w:r>
      <w:r w:rsidR="0060367B">
        <w:t xml:space="preserve"> </w:t>
      </w:r>
      <w:r w:rsidR="0060367B" w:rsidRPr="00494F93">
        <w:rPr>
          <w:rStyle w:val="TF-COURIER9"/>
        </w:rPr>
        <w:t>UseEffect</w:t>
      </w:r>
      <w:del w:id="166" w:author="Dalton Solano dos Reis" w:date="2023-06-25T11:47:00Z">
        <w:r w:rsidR="0060367B" w:rsidDel="00C172E2">
          <w:delText xml:space="preserve"> </w:delText>
        </w:r>
      </w:del>
      <w:ins w:id="167" w:author="Dalton Solano dos Reis" w:date="2023-06-25T11:47:00Z">
        <w:r>
          <w:t xml:space="preserve">, </w:t>
        </w:r>
      </w:ins>
      <w:r w:rsidR="0060367B">
        <w:t xml:space="preserve">que </w:t>
      </w:r>
      <w:r w:rsidR="0060367B" w:rsidRPr="0060367B">
        <w:t>é usado para adicionar funcionalidades que são executadas após a renderização do componente</w:t>
      </w:r>
      <w:r w:rsidR="00BF4EC8">
        <w:t xml:space="preserve">, fazendo uma busca no banco de dados e retornando todas as datas que o usuário se exercitou. </w:t>
      </w:r>
      <w:del w:id="168" w:author="Dalton Solano dos Reis" w:date="2023-06-25T11:47:00Z">
        <w:r w:rsidR="00BF4EC8" w:rsidDel="00C172E2">
          <w:delText xml:space="preserve">O </w:delText>
        </w:r>
      </w:del>
      <w:ins w:id="169" w:author="Dalton Solano dos Reis" w:date="2023-06-25T11:47:00Z">
        <w:r>
          <w:t xml:space="preserve">Esse  </w:t>
        </w:r>
      </w:ins>
      <w:r w:rsidR="00BF4EC8">
        <w:t xml:space="preserve">método percorre esta lista e acrescenta valor na variável </w:t>
      </w:r>
      <w:r w:rsidR="00BF4EC8" w:rsidRPr="00494F93">
        <w:rPr>
          <w:rStyle w:val="TF-COURIER9"/>
        </w:rPr>
        <w:t>contadorDiasConsecutivos</w:t>
      </w:r>
      <w:r w:rsidR="00BF4EC8">
        <w:t xml:space="preserve"> conforme a regra.</w:t>
      </w:r>
      <w:r w:rsidR="0060367B">
        <w:t xml:space="preserve"> Caso o usuário não tenha realizado nenhum exercício no dia atual e anterior a contagem é zerada.</w:t>
      </w:r>
    </w:p>
    <w:p w14:paraId="68913C0A" w14:textId="77777777" w:rsidR="0060367B" w:rsidRDefault="0060367B" w:rsidP="0060367B">
      <w:pPr>
        <w:pStyle w:val="TF-TEXTO"/>
        <w:ind w:firstLine="0"/>
      </w:pPr>
    </w:p>
    <w:p w14:paraId="19E88A2A" w14:textId="6A5D9616" w:rsidR="00774075" w:rsidRPr="00774075" w:rsidRDefault="00774075" w:rsidP="00774075">
      <w:pPr>
        <w:pStyle w:val="Legenda"/>
        <w:jc w:val="center"/>
        <w:rPr>
          <w:b w:val="0"/>
          <w:bCs w:val="0"/>
        </w:rPr>
      </w:pPr>
      <w:r w:rsidRPr="00774075">
        <w:rPr>
          <w:b w:val="0"/>
          <w:bCs w:val="0"/>
        </w:rPr>
        <w:lastRenderedPageBreak/>
        <w:t>Figura 4 – Função que realiza contagem de dias</w:t>
      </w:r>
    </w:p>
    <w:p w14:paraId="1AE85F16" w14:textId="77777777" w:rsidR="00774075" w:rsidRDefault="0060367B" w:rsidP="00774075">
      <w:pPr>
        <w:pStyle w:val="TF-TEXTO"/>
        <w:keepNext/>
        <w:ind w:firstLine="0"/>
        <w:jc w:val="center"/>
      </w:pPr>
      <w:r>
        <w:rPr>
          <w:noProof/>
        </w:rPr>
        <w:drawing>
          <wp:inline distT="0" distB="0" distL="0" distR="0" wp14:anchorId="67538FD3" wp14:editId="16EF149A">
            <wp:extent cx="4371975" cy="2383475"/>
            <wp:effectExtent l="0" t="0" r="0" b="0"/>
            <wp:docPr id="18286403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6284" cy="2385824"/>
                    </a:xfrm>
                    <a:prstGeom prst="rect">
                      <a:avLst/>
                    </a:prstGeom>
                    <a:noFill/>
                    <a:ln>
                      <a:noFill/>
                    </a:ln>
                  </pic:spPr>
                </pic:pic>
              </a:graphicData>
            </a:graphic>
          </wp:inline>
        </w:drawing>
      </w:r>
    </w:p>
    <w:p w14:paraId="5FE3062B" w14:textId="038DBC04" w:rsidR="0060367B" w:rsidRPr="00774075" w:rsidRDefault="00774075" w:rsidP="00774075">
      <w:pPr>
        <w:pStyle w:val="Legenda"/>
        <w:jc w:val="center"/>
        <w:rPr>
          <w:b w:val="0"/>
          <w:bCs w:val="0"/>
          <w:sz w:val="18"/>
          <w:szCs w:val="18"/>
        </w:rPr>
      </w:pPr>
      <w:r w:rsidRPr="00774075">
        <w:rPr>
          <w:b w:val="0"/>
          <w:bCs w:val="0"/>
          <w:sz w:val="18"/>
          <w:szCs w:val="18"/>
        </w:rPr>
        <w:t>Fonte: Elaborado pela autora</w:t>
      </w:r>
      <w:ins w:id="170" w:author="Dalton Solano dos Reis" w:date="2023-06-25T11:48:00Z">
        <w:r w:rsidR="00C172E2">
          <w:rPr>
            <w:b w:val="0"/>
            <w:bCs w:val="0"/>
            <w:sz w:val="18"/>
            <w:szCs w:val="18"/>
          </w:rPr>
          <w:t>.</w:t>
        </w:r>
      </w:ins>
      <w:r w:rsidRPr="00774075">
        <w:rPr>
          <w:b w:val="0"/>
          <w:bCs w:val="0"/>
          <w:sz w:val="18"/>
          <w:szCs w:val="18"/>
        </w:rPr>
        <w:t xml:space="preserve"> </w:t>
      </w:r>
    </w:p>
    <w:p w14:paraId="69E633DC" w14:textId="42F10A55" w:rsidR="00214A02" w:rsidRDefault="0060367B" w:rsidP="00121763">
      <w:pPr>
        <w:pStyle w:val="TF-TEXTO"/>
      </w:pPr>
      <w:r>
        <w:rPr>
          <w:sz w:val="18"/>
          <w:szCs w:val="18"/>
        </w:rPr>
        <w:tab/>
      </w:r>
      <w:r w:rsidR="00BF635D">
        <w:t xml:space="preserve">Na raiz do projeto encontra-se o arquivo </w:t>
      </w:r>
      <w:r w:rsidR="00BF635D" w:rsidRPr="00494F93">
        <w:t>App.tsx,</w:t>
      </w:r>
      <w:r w:rsidR="00BF635D">
        <w:t xml:space="preserve"> que referência a pasta </w:t>
      </w:r>
      <w:r w:rsidR="00BF635D" w:rsidRPr="00494F93">
        <w:rPr>
          <w:rStyle w:val="TF-COURIER9"/>
        </w:rPr>
        <w:t>Routes</w:t>
      </w:r>
      <w:r w:rsidR="00BF635D">
        <w:t>, que possui controle de rotas do aplicativo</w:t>
      </w:r>
      <w:del w:id="171" w:author="Dalton Solano dos Reis" w:date="2023-06-25T11:49:00Z">
        <w:r w:rsidR="00BF635D" w:rsidDel="00C172E2">
          <w:delText>, no</w:delText>
        </w:r>
      </w:del>
      <w:ins w:id="172" w:author="Dalton Solano dos Reis" w:date="2023-06-25T11:49:00Z">
        <w:r w:rsidR="00C172E2">
          <w:t>. Nesse</w:t>
        </w:r>
      </w:ins>
      <w:r w:rsidR="00BF635D">
        <w:t xml:space="preserve"> projeto foi utilizada a biblioteca </w:t>
      </w:r>
      <w:r w:rsidR="00BF635D" w:rsidRPr="00494F93">
        <w:rPr>
          <w:rStyle w:val="TF-COURIER9"/>
        </w:rPr>
        <w:t>react-navigation/</w:t>
      </w:r>
      <w:r w:rsidR="00214A02" w:rsidRPr="00494F93">
        <w:rPr>
          <w:rStyle w:val="TF-COURIER9"/>
        </w:rPr>
        <w:t>Native</w:t>
      </w:r>
      <w:r w:rsidR="00214A02">
        <w:t xml:space="preserve">, </w:t>
      </w:r>
      <w:ins w:id="173" w:author="Dalton Solano dos Reis" w:date="2023-06-25T11:49:00Z">
        <w:r w:rsidR="00C172E2">
          <w:t xml:space="preserve">e </w:t>
        </w:r>
      </w:ins>
      <w:r w:rsidR="00214A02">
        <w:t xml:space="preserve">como é realizada a configuração de navegação pode ser observada na Figura </w:t>
      </w:r>
      <w:r w:rsidR="00774075">
        <w:t>5</w:t>
      </w:r>
      <w:r w:rsidR="00BF635D">
        <w:t>. No React Native</w:t>
      </w:r>
      <w:r w:rsidR="00BF635D" w:rsidRPr="00DA6E5A">
        <w:t xml:space="preserve"> as rotas são usadas para definir a navegação entre diferentes telas e componentes do </w:t>
      </w:r>
      <w:commentRangeStart w:id="174"/>
      <w:r w:rsidR="00BF635D" w:rsidRPr="00DA6E5A">
        <w:t>aplicativo</w:t>
      </w:r>
      <w:commentRangeEnd w:id="174"/>
      <w:r w:rsidR="00C172E2">
        <w:rPr>
          <w:rStyle w:val="Refdecomentrio"/>
        </w:rPr>
        <w:commentReference w:id="174"/>
      </w:r>
      <w:r w:rsidR="00BF635D">
        <w:t>.</w:t>
      </w:r>
    </w:p>
    <w:p w14:paraId="0DCC7E06" w14:textId="30FF8F30" w:rsidR="00774075" w:rsidRPr="00774075" w:rsidRDefault="00774075" w:rsidP="00774075">
      <w:pPr>
        <w:pStyle w:val="Legenda"/>
        <w:jc w:val="center"/>
        <w:rPr>
          <w:b w:val="0"/>
          <w:bCs w:val="0"/>
        </w:rPr>
      </w:pPr>
      <w:r w:rsidRPr="00774075">
        <w:rPr>
          <w:b w:val="0"/>
          <w:bCs w:val="0"/>
        </w:rPr>
        <w:lastRenderedPageBreak/>
        <w:t>Figura 5 – Configuração da Navegação</w:t>
      </w:r>
    </w:p>
    <w:p w14:paraId="24C63910" w14:textId="77777777" w:rsidR="00774075" w:rsidRDefault="00214A02" w:rsidP="00774075">
      <w:pPr>
        <w:pStyle w:val="TF-TEXTO"/>
        <w:keepNext/>
        <w:ind w:firstLine="0"/>
        <w:jc w:val="center"/>
      </w:pPr>
      <w:r>
        <w:rPr>
          <w:noProof/>
        </w:rPr>
        <w:drawing>
          <wp:inline distT="0" distB="0" distL="0" distR="0" wp14:anchorId="768272BC" wp14:editId="3515F30A">
            <wp:extent cx="5159573" cy="4629150"/>
            <wp:effectExtent l="0" t="0" r="3175" b="0"/>
            <wp:docPr id="143321680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0003" cy="4638508"/>
                    </a:xfrm>
                    <a:prstGeom prst="rect">
                      <a:avLst/>
                    </a:prstGeom>
                    <a:noFill/>
                    <a:ln>
                      <a:noFill/>
                    </a:ln>
                  </pic:spPr>
                </pic:pic>
              </a:graphicData>
            </a:graphic>
          </wp:inline>
        </w:drawing>
      </w:r>
    </w:p>
    <w:p w14:paraId="641F4F84" w14:textId="00F15267" w:rsidR="00214A02" w:rsidRPr="00774075" w:rsidRDefault="00774075" w:rsidP="00774075">
      <w:pPr>
        <w:pStyle w:val="Legenda"/>
        <w:jc w:val="center"/>
        <w:rPr>
          <w:b w:val="0"/>
          <w:bCs w:val="0"/>
          <w:sz w:val="18"/>
          <w:szCs w:val="18"/>
        </w:rPr>
      </w:pPr>
      <w:r w:rsidRPr="00774075">
        <w:rPr>
          <w:b w:val="0"/>
          <w:bCs w:val="0"/>
          <w:sz w:val="18"/>
          <w:szCs w:val="18"/>
        </w:rPr>
        <w:t>Fonte: Elaborado pela autora</w:t>
      </w:r>
      <w:ins w:id="175" w:author="Dalton Solano dos Reis" w:date="2023-06-25T11:50:00Z">
        <w:r w:rsidR="00C172E2">
          <w:rPr>
            <w:b w:val="0"/>
            <w:bCs w:val="0"/>
            <w:sz w:val="18"/>
            <w:szCs w:val="18"/>
          </w:rPr>
          <w:t>.</w:t>
        </w:r>
      </w:ins>
    </w:p>
    <w:p w14:paraId="12C8C967" w14:textId="3EF195C7" w:rsidR="000C5BE2" w:rsidRPr="00774075" w:rsidRDefault="000C5BE2" w:rsidP="00774075">
      <w:pPr>
        <w:pStyle w:val="Legenda"/>
        <w:ind w:firstLine="709"/>
        <w:rPr>
          <w:b w:val="0"/>
          <w:bCs w:val="0"/>
        </w:rPr>
      </w:pPr>
      <w:r w:rsidRPr="003A0433">
        <w:rPr>
          <w:b w:val="0"/>
          <w:bCs w:val="0"/>
        </w:rPr>
        <w:t>N</w:t>
      </w:r>
      <w:r w:rsidR="00C8773C" w:rsidRPr="003A0433">
        <w:rPr>
          <w:b w:val="0"/>
          <w:bCs w:val="0"/>
          <w:highlight w:val="yellow"/>
        </w:rPr>
        <w:t>a</w:t>
      </w:r>
      <w:r w:rsidRPr="003A0433">
        <w:rPr>
          <w:b w:val="0"/>
          <w:bCs w:val="0"/>
          <w:highlight w:val="yellow"/>
        </w:rPr>
        <w:t xml:space="preserve"> </w:t>
      </w:r>
      <w:commentRangeStart w:id="176"/>
      <w:r w:rsidR="00C8773C" w:rsidRPr="003A0433">
        <w:rPr>
          <w:b w:val="0"/>
          <w:bCs w:val="0"/>
          <w:highlight w:val="yellow"/>
        </w:rPr>
        <w:t>Figura</w:t>
      </w:r>
      <w:r w:rsidRPr="003A0433">
        <w:rPr>
          <w:b w:val="0"/>
          <w:bCs w:val="0"/>
        </w:rPr>
        <w:t xml:space="preserve"> </w:t>
      </w:r>
      <w:commentRangeEnd w:id="176"/>
      <w:r w:rsidR="00C172E2">
        <w:rPr>
          <w:rStyle w:val="Refdecomentrio"/>
          <w:b w:val="0"/>
          <w:bCs w:val="0"/>
        </w:rPr>
        <w:commentReference w:id="176"/>
      </w:r>
      <w:r w:rsidRPr="003A0433">
        <w:rPr>
          <w:b w:val="0"/>
          <w:bCs w:val="0"/>
        </w:rPr>
        <w:t>é apresentad</w:t>
      </w:r>
      <w:r w:rsidR="00C8773C" w:rsidRPr="003A0433">
        <w:rPr>
          <w:b w:val="0"/>
          <w:bCs w:val="0"/>
        </w:rPr>
        <w:t>o</w:t>
      </w:r>
      <w:r w:rsidRPr="003A0433">
        <w:rPr>
          <w:b w:val="0"/>
          <w:bCs w:val="0"/>
        </w:rPr>
        <w:t xml:space="preserve"> como é realizada </w:t>
      </w:r>
      <w:r w:rsidR="00C8773C" w:rsidRPr="00774075">
        <w:rPr>
          <w:b w:val="0"/>
          <w:bCs w:val="0"/>
        </w:rPr>
        <w:t>a busca de informações é necessário usar um método assíncrono utilizando a coleção desejada. A busca retorna uma lista contendo todas as informações da coleção.</w:t>
      </w:r>
    </w:p>
    <w:p w14:paraId="6C05BF00" w14:textId="7C74ACDB" w:rsidR="00774075" w:rsidRPr="00774075" w:rsidRDefault="00774075" w:rsidP="00774075">
      <w:pPr>
        <w:pStyle w:val="Legenda"/>
        <w:jc w:val="center"/>
        <w:rPr>
          <w:b w:val="0"/>
          <w:bCs w:val="0"/>
        </w:rPr>
      </w:pPr>
      <w:r w:rsidRPr="00774075">
        <w:rPr>
          <w:b w:val="0"/>
          <w:bCs w:val="0"/>
        </w:rPr>
        <w:t>Figura 6 – Buscando informações do Firebase</w:t>
      </w:r>
    </w:p>
    <w:p w14:paraId="52135A11" w14:textId="77777777" w:rsidR="00774075" w:rsidRDefault="000C5BE2" w:rsidP="00774075">
      <w:pPr>
        <w:pStyle w:val="TF-TEXTO"/>
        <w:keepNext/>
        <w:ind w:firstLine="0"/>
        <w:jc w:val="center"/>
      </w:pPr>
      <w:r>
        <w:rPr>
          <w:noProof/>
        </w:rPr>
        <w:drawing>
          <wp:inline distT="0" distB="0" distL="0" distR="0" wp14:anchorId="5D1446EC" wp14:editId="7D22A16D">
            <wp:extent cx="4133850" cy="2765071"/>
            <wp:effectExtent l="0" t="0" r="0" b="0"/>
            <wp:docPr id="1937380259"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80259" name="Imagem 4" descr="Tela de computador com texto preto sobre fundo branc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137501" cy="2767513"/>
                    </a:xfrm>
                    <a:prstGeom prst="rect">
                      <a:avLst/>
                    </a:prstGeom>
                  </pic:spPr>
                </pic:pic>
              </a:graphicData>
            </a:graphic>
          </wp:inline>
        </w:drawing>
      </w:r>
    </w:p>
    <w:p w14:paraId="700FAA4B" w14:textId="7564BF8C" w:rsidR="000C5BE2" w:rsidRPr="00774075" w:rsidRDefault="00774075" w:rsidP="00774075">
      <w:pPr>
        <w:pStyle w:val="Legenda"/>
        <w:jc w:val="center"/>
        <w:rPr>
          <w:b w:val="0"/>
          <w:bCs w:val="0"/>
          <w:sz w:val="18"/>
          <w:szCs w:val="18"/>
        </w:rPr>
      </w:pPr>
      <w:r w:rsidRPr="00774075">
        <w:rPr>
          <w:b w:val="0"/>
          <w:bCs w:val="0"/>
          <w:sz w:val="18"/>
          <w:szCs w:val="18"/>
        </w:rPr>
        <w:t>Fonte: Elaborado pela autora</w:t>
      </w:r>
    </w:p>
    <w:p w14:paraId="19A867EA" w14:textId="0C78D663" w:rsidR="00770E33" w:rsidRDefault="004B2C25" w:rsidP="000F6FE3">
      <w:pPr>
        <w:pStyle w:val="TF-TEXTO"/>
      </w:pPr>
      <w:r>
        <w:t xml:space="preserve">Ao iniciar o aplicativo é apresentada uma interface de login para que o usuário seja identificado. A única opção de login é criando uma conta com e-mail e senha, com a possibilidade de recuperação de senha caso ocorra o </w:t>
      </w:r>
      <w:r>
        <w:lastRenderedPageBreak/>
        <w:t>esquecimento</w:t>
      </w:r>
      <w:r w:rsidR="00770E33">
        <w:t>. Também está disponível a opção de se tornar coordenador, selecionando</w:t>
      </w:r>
      <w:r>
        <w:t xml:space="preserve"> a opção </w:t>
      </w:r>
      <w:r w:rsidRPr="000C4C21">
        <w:rPr>
          <w:rStyle w:val="TF-COURIER9"/>
        </w:rPr>
        <w:t>Perfil</w:t>
      </w:r>
      <w:r>
        <w:t xml:space="preserve"> </w:t>
      </w:r>
      <w:r w:rsidRPr="000C4C21">
        <w:rPr>
          <w:rStyle w:val="TF-COURIER9"/>
        </w:rPr>
        <w:t>de coordenador</w:t>
      </w:r>
      <w:r>
        <w:t xml:space="preserve"> e </w:t>
      </w:r>
      <w:r w:rsidR="00770E33">
        <w:t xml:space="preserve">preenchendo </w:t>
      </w:r>
      <w:r>
        <w:t xml:space="preserve">o </w:t>
      </w:r>
      <w:r w:rsidRPr="00770E33">
        <w:rPr>
          <w:rStyle w:val="TF-COURIER9"/>
        </w:rPr>
        <w:t>CPF</w:t>
      </w:r>
      <w:r w:rsidR="00770E33">
        <w:rPr>
          <w:rStyle w:val="TF-COURIER9"/>
        </w:rPr>
        <w:t xml:space="preserve"> </w:t>
      </w:r>
      <w:r w:rsidR="00770E33">
        <w:t>no campo informado</w:t>
      </w:r>
      <w:del w:id="177" w:author="Dalton Solano dos Reis" w:date="2023-06-25T11:51:00Z">
        <w:r w:rsidR="00770E33" w:rsidDel="00E20B13">
          <w:delText>,</w:delText>
        </w:r>
        <w:r w:rsidDel="00E20B13">
          <w:delText xml:space="preserve"> e</w:delText>
        </w:r>
      </w:del>
      <w:ins w:id="178" w:author="Dalton Solano dos Reis" w:date="2023-06-25T11:51:00Z">
        <w:r w:rsidR="00E20B13">
          <w:t>. E</w:t>
        </w:r>
      </w:ins>
      <w:r>
        <w:t xml:space="preserve">sse usuário só poderá ser coordenador após passar pela avaliação do administrador do aplicativo. As interfaces de criação de usuário e login podem ser observadas na </w:t>
      </w:r>
      <w:commentRangeStart w:id="179"/>
      <w:r w:rsidRPr="000C4C21">
        <w:t xml:space="preserve">Figura </w:t>
      </w:r>
      <w:r w:rsidR="000C4C21">
        <w:t>7</w:t>
      </w:r>
      <w:commentRangeEnd w:id="179"/>
      <w:r w:rsidR="00E20B13">
        <w:rPr>
          <w:rStyle w:val="Refdecomentrio"/>
        </w:rPr>
        <w:commentReference w:id="179"/>
      </w:r>
      <w:r w:rsidRPr="000C4C21">
        <w:t>.</w:t>
      </w:r>
    </w:p>
    <w:p w14:paraId="3C04D6E2" w14:textId="00563DA0" w:rsidR="002515B4" w:rsidRDefault="004B2C25" w:rsidP="002515B4">
      <w:pPr>
        <w:pStyle w:val="TF-TEXTO"/>
        <w:ind w:firstLine="0"/>
        <w:jc w:val="center"/>
      </w:pPr>
      <w:r>
        <w:rPr>
          <w:noProof/>
        </w:rPr>
        <w:drawing>
          <wp:inline distT="0" distB="0" distL="0" distR="0" wp14:anchorId="0786D03C" wp14:editId="531A4EA1">
            <wp:extent cx="3790950" cy="3790950"/>
            <wp:effectExtent l="0" t="0" r="0" b="0"/>
            <wp:docPr id="278474327" name="Imagem 8"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74327" name="Imagem 8" descr="Interface gráfica do usuário, Texto, Aplicativo, chat ou mensagem de texto&#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90950" cy="3790950"/>
                    </a:xfrm>
                    <a:prstGeom prst="rect">
                      <a:avLst/>
                    </a:prstGeom>
                  </pic:spPr>
                </pic:pic>
              </a:graphicData>
            </a:graphic>
          </wp:inline>
        </w:drawing>
      </w:r>
    </w:p>
    <w:p w14:paraId="309F3BC9" w14:textId="77777777" w:rsidR="004B2C25" w:rsidRDefault="004B2C25" w:rsidP="004B2C25">
      <w:pPr>
        <w:pStyle w:val="TF-TEXTO"/>
        <w:ind w:firstLine="0"/>
      </w:pPr>
    </w:p>
    <w:p w14:paraId="6682E4E6" w14:textId="16EFB7C2" w:rsidR="004B2C25" w:rsidRDefault="004B2C25" w:rsidP="004B2C25">
      <w:pPr>
        <w:pStyle w:val="TF-TEXTO"/>
      </w:pPr>
      <w:r>
        <w:t xml:space="preserve">Após o login, o usuário é encaminhado para a tela principal, que contém os menus disponíveis. Se o usuário for coordenador, além das opções de menu padrão, o aplicativo também exibirá um botão de “Área do administrador”, que contém as telas de cadastro de novos vídeos, níveis e matérias para o blog. As interfaces da tela principal e tela do administrador podem ser observadas na </w:t>
      </w:r>
      <w:commentRangeStart w:id="180"/>
      <w:commentRangeStart w:id="181"/>
      <w:r w:rsidRPr="002515B4">
        <w:rPr>
          <w:highlight w:val="yellow"/>
        </w:rPr>
        <w:t>Figura 13</w:t>
      </w:r>
      <w:commentRangeEnd w:id="180"/>
      <w:r w:rsidR="00E20B13">
        <w:rPr>
          <w:rStyle w:val="Refdecomentrio"/>
        </w:rPr>
        <w:commentReference w:id="180"/>
      </w:r>
      <w:commentRangeEnd w:id="181"/>
      <w:r w:rsidR="00E20B13">
        <w:rPr>
          <w:rStyle w:val="Refdecomentrio"/>
        </w:rPr>
        <w:commentReference w:id="181"/>
      </w:r>
      <w:r w:rsidRPr="002515B4">
        <w:rPr>
          <w:highlight w:val="yellow"/>
        </w:rPr>
        <w:t>.</w:t>
      </w:r>
    </w:p>
    <w:p w14:paraId="32665CE2" w14:textId="2F9B48E2" w:rsidR="004B2C25" w:rsidRDefault="004B2C25" w:rsidP="004B2C25">
      <w:pPr>
        <w:pStyle w:val="TF-TEXTO"/>
        <w:ind w:firstLine="0"/>
        <w:jc w:val="center"/>
      </w:pPr>
      <w:r>
        <w:rPr>
          <w:noProof/>
        </w:rPr>
        <w:lastRenderedPageBreak/>
        <w:drawing>
          <wp:inline distT="0" distB="0" distL="0" distR="0" wp14:anchorId="7347D765" wp14:editId="1AABBB36">
            <wp:extent cx="3857625" cy="3857625"/>
            <wp:effectExtent l="0" t="0" r="9525" b="9525"/>
            <wp:docPr id="318563989" name="Imagem 9"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63989" name="Imagem 9" descr="Interface gráfica do usuário, Texto, Aplicativo, chat ou mensagem de text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7625" cy="3857625"/>
                    </a:xfrm>
                    <a:prstGeom prst="rect">
                      <a:avLst/>
                    </a:prstGeom>
                  </pic:spPr>
                </pic:pic>
              </a:graphicData>
            </a:graphic>
          </wp:inline>
        </w:drawing>
      </w:r>
    </w:p>
    <w:p w14:paraId="2DE501EB" w14:textId="77777777" w:rsidR="004B2C25" w:rsidRDefault="004B2C25" w:rsidP="004B2C25">
      <w:pPr>
        <w:pStyle w:val="TF-TEXTO"/>
        <w:ind w:firstLine="0"/>
      </w:pPr>
    </w:p>
    <w:p w14:paraId="6D567996" w14:textId="3DE36052" w:rsidR="004B2C25" w:rsidRDefault="004B2C25" w:rsidP="004B2C25">
      <w:pPr>
        <w:pStyle w:val="TF-TEXTO"/>
        <w:ind w:firstLine="709"/>
      </w:pPr>
      <w:r>
        <w:t xml:space="preserve">A </w:t>
      </w:r>
      <w:r w:rsidRPr="00551A91">
        <w:rPr>
          <w:highlight w:val="yellow"/>
        </w:rPr>
        <w:t>Figura 14</w:t>
      </w:r>
      <w:r>
        <w:t xml:space="preserve"> apresenta a interface de </w:t>
      </w:r>
      <w:r w:rsidR="00551A91">
        <w:t>exercícios</w:t>
      </w:r>
      <w:r>
        <w:t xml:space="preserve">. </w:t>
      </w:r>
      <w:r w:rsidR="00551A91">
        <w:t>São apresentados o</w:t>
      </w:r>
      <w:r>
        <w:t>s níveis</w:t>
      </w:r>
      <w:r w:rsidR="00551A91">
        <w:t xml:space="preserve"> que já foram cadastrados previamente</w:t>
      </w:r>
      <w:r>
        <w:t>.</w:t>
      </w:r>
      <w:r w:rsidR="00551A91">
        <w:t xml:space="preserve"> Após o usuário selecionar o nível desejado, o aplicativo encaminha o usuário para uma tela de </w:t>
      </w:r>
      <w:del w:id="182" w:author="Dalton Solano dos Reis" w:date="2023-06-25T11:53:00Z">
        <w:r w:rsidR="00551A91" w:rsidDel="00E20B13">
          <w:delText xml:space="preserve">pré </w:delText>
        </w:r>
      </w:del>
      <w:ins w:id="183" w:author="Dalton Solano dos Reis" w:date="2023-06-25T11:53:00Z">
        <w:r w:rsidR="00E20B13">
          <w:t>pré-</w:t>
        </w:r>
      </w:ins>
      <w:r w:rsidR="00551A91">
        <w:t>exercício, que contém as informações sobre os exercícios que serão realizados</w:t>
      </w:r>
      <w:r w:rsidR="00780A0D">
        <w:t xml:space="preserve">. Após o usuário realizar a leitura dos itens ele pode clicar em </w:t>
      </w:r>
      <w:del w:id="184" w:author="Dalton Solano dos Reis" w:date="2023-06-25T11:55:00Z">
        <w:r w:rsidR="00780A0D" w:rsidDel="00E20B13">
          <w:delText>“</w:delText>
        </w:r>
      </w:del>
      <w:r w:rsidR="00780A0D" w:rsidRPr="00E20B13">
        <w:rPr>
          <w:rStyle w:val="TF-COURIER9"/>
          <w:rPrChange w:id="185" w:author="Dalton Solano dos Reis" w:date="2023-06-25T11:56:00Z">
            <w:rPr/>
          </w:rPrChange>
        </w:rPr>
        <w:t>Iniciar exercício</w:t>
      </w:r>
      <w:del w:id="186" w:author="Dalton Solano dos Reis" w:date="2023-06-25T11:55:00Z">
        <w:r w:rsidR="00780A0D" w:rsidDel="00E20B13">
          <w:delText>”</w:delText>
        </w:r>
      </w:del>
      <w:r w:rsidR="00780A0D">
        <w:t xml:space="preserve"> e começar a fazer seus </w:t>
      </w:r>
      <w:commentRangeStart w:id="187"/>
      <w:r w:rsidR="00780A0D">
        <w:t>exercícios</w:t>
      </w:r>
      <w:ins w:id="188" w:author="Dalton Solano dos Reis" w:date="2023-06-25T11:57:00Z">
        <w:r w:rsidR="00E20B13">
          <w:t xml:space="preserve"> </w:t>
        </w:r>
      </w:ins>
      <w:commentRangeEnd w:id="187"/>
      <w:ins w:id="189" w:author="Dalton Solano dos Reis" w:date="2023-06-25T11:58:00Z">
        <w:r w:rsidR="00E20B13">
          <w:rPr>
            <w:rStyle w:val="Refdecomentrio"/>
          </w:rPr>
          <w:commentReference w:id="187"/>
        </w:r>
      </w:ins>
      <w:ins w:id="190" w:author="Dalton Solano dos Reis" w:date="2023-06-25T11:57:00Z">
        <w:r w:rsidR="00E20B13">
          <w:t>(Figura XX)</w:t>
        </w:r>
      </w:ins>
      <w:del w:id="191" w:author="Dalton Solano dos Reis" w:date="2023-06-25T11:57:00Z">
        <w:r w:rsidR="00780A0D" w:rsidDel="00E20B13">
          <w:delText xml:space="preserve">, fluxo dos exercícios na </w:delText>
        </w:r>
        <w:r w:rsidR="00780A0D" w:rsidRPr="00780A0D" w:rsidDel="00E20B13">
          <w:rPr>
            <w:highlight w:val="yellow"/>
          </w:rPr>
          <w:delText>figura</w:delText>
        </w:r>
      </w:del>
      <w:ins w:id="192" w:author="Dalton Solano dos Reis" w:date="2023-06-25T11:57:00Z">
        <w:r w:rsidR="00E20B13">
          <w:t>.</w:t>
        </w:r>
      </w:ins>
    </w:p>
    <w:p w14:paraId="6124D3C5" w14:textId="52094901" w:rsidR="00780A0D" w:rsidRDefault="00CA309A" w:rsidP="00780A0D">
      <w:pPr>
        <w:pStyle w:val="TF-TEXTO"/>
        <w:ind w:firstLine="0"/>
        <w:jc w:val="center"/>
      </w:pPr>
      <w:r>
        <w:rPr>
          <w:noProof/>
        </w:rPr>
        <w:drawing>
          <wp:inline distT="0" distB="0" distL="0" distR="0" wp14:anchorId="494294B6" wp14:editId="6F93E7A3">
            <wp:extent cx="4562475" cy="3420791"/>
            <wp:effectExtent l="0" t="0" r="0" b="8255"/>
            <wp:docPr id="1485030114" name="Imagem 2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30114" name="Imagem 21" descr="Interface gráfica do usuário, Texto, Aplicativ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9363" cy="3425955"/>
                    </a:xfrm>
                    <a:prstGeom prst="rect">
                      <a:avLst/>
                    </a:prstGeom>
                  </pic:spPr>
                </pic:pic>
              </a:graphicData>
            </a:graphic>
          </wp:inline>
        </w:drawing>
      </w:r>
    </w:p>
    <w:p w14:paraId="1E17F130" w14:textId="11EA86E3" w:rsidR="00CA309A" w:rsidRDefault="00CA309A" w:rsidP="00780A0D">
      <w:pPr>
        <w:pStyle w:val="TF-TEXTO"/>
        <w:ind w:firstLine="0"/>
        <w:jc w:val="center"/>
      </w:pPr>
      <w:r>
        <w:rPr>
          <w:noProof/>
        </w:rPr>
        <w:lastRenderedPageBreak/>
        <w:drawing>
          <wp:inline distT="0" distB="0" distL="0" distR="0" wp14:anchorId="6D457E71" wp14:editId="630D54CE">
            <wp:extent cx="4533900" cy="3399367"/>
            <wp:effectExtent l="0" t="0" r="0" b="0"/>
            <wp:docPr id="778823126" name="Imagem 20"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23126" name="Imagem 20" descr="Interface gráfica do usuário, Aplicativo, Site&#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3631" cy="3429156"/>
                    </a:xfrm>
                    <a:prstGeom prst="rect">
                      <a:avLst/>
                    </a:prstGeom>
                  </pic:spPr>
                </pic:pic>
              </a:graphicData>
            </a:graphic>
          </wp:inline>
        </w:drawing>
      </w:r>
    </w:p>
    <w:p w14:paraId="0A6DAAE9" w14:textId="73AD76A3" w:rsidR="00780A0D" w:rsidRDefault="00780A0D" w:rsidP="00780A0D">
      <w:pPr>
        <w:pStyle w:val="TF-TEXTO"/>
        <w:ind w:firstLine="0"/>
        <w:jc w:val="center"/>
      </w:pPr>
    </w:p>
    <w:p w14:paraId="5A52451E" w14:textId="77777777" w:rsidR="00780A0D" w:rsidRDefault="00780A0D" w:rsidP="00780A0D">
      <w:pPr>
        <w:pStyle w:val="TF-TEXTO"/>
        <w:ind w:firstLine="0"/>
      </w:pPr>
    </w:p>
    <w:p w14:paraId="6618B44F" w14:textId="105D9FA7" w:rsidR="00780A0D" w:rsidRDefault="006103D2" w:rsidP="006103D2">
      <w:pPr>
        <w:pStyle w:val="TF-TEXTO"/>
        <w:ind w:firstLine="709"/>
      </w:pPr>
      <w:r>
        <w:t>A</w:t>
      </w:r>
      <w:r w:rsidR="00780A0D">
        <w:t xml:space="preserve">pós completar a realização dos exercícios, o usuário pode ver </w:t>
      </w:r>
      <w:r>
        <w:t xml:space="preserve">a tela de </w:t>
      </w:r>
      <w:r w:rsidRPr="00E20B13">
        <w:rPr>
          <w:rStyle w:val="TF-COURIER9"/>
          <w:rPrChange w:id="193" w:author="Dalton Solano dos Reis" w:date="2023-06-25T11:58:00Z">
            <w:rPr/>
          </w:rPrChange>
        </w:rPr>
        <w:t>Conquista</w:t>
      </w:r>
      <w:r>
        <w:t xml:space="preserve">, mostrando os dias sucessivos que realizou exercícios, </w:t>
      </w:r>
      <w:ins w:id="194" w:author="Dalton Solano dos Reis" w:date="2023-06-25T11:58:00Z">
        <w:r w:rsidR="00E20B13">
          <w:t xml:space="preserve">que </w:t>
        </w:r>
      </w:ins>
      <w:del w:id="195" w:author="Dalton Solano dos Reis" w:date="2023-06-25T11:58:00Z">
        <w:r w:rsidDel="00E20B13">
          <w:delText xml:space="preserve">podendo </w:delText>
        </w:r>
      </w:del>
      <w:ins w:id="196" w:author="Dalton Solano dos Reis" w:date="2023-06-25T11:58:00Z">
        <w:r w:rsidR="00E20B13">
          <w:t xml:space="preserve">pode </w:t>
        </w:r>
      </w:ins>
      <w:r>
        <w:t xml:space="preserve">ser acessada pela tela de exercício ou pela página principal. O usuário pode também compartilhar seu progresso clicando no botão </w:t>
      </w:r>
      <w:del w:id="197" w:author="Dalton Solano dos Reis" w:date="2023-06-25T11:59:00Z">
        <w:r w:rsidDel="00E20B13">
          <w:delText>“</w:delText>
        </w:r>
      </w:del>
      <w:r w:rsidRPr="00E20B13">
        <w:rPr>
          <w:rStyle w:val="TF-COURIER9"/>
          <w:rPrChange w:id="198" w:author="Dalton Solano dos Reis" w:date="2023-06-25T11:59:00Z">
            <w:rPr/>
          </w:rPrChange>
        </w:rPr>
        <w:t>Compartilhar</w:t>
      </w:r>
      <w:del w:id="199" w:author="Dalton Solano dos Reis" w:date="2023-06-25T11:59:00Z">
        <w:r w:rsidDel="00E20B13">
          <w:delText>”</w:delText>
        </w:r>
      </w:del>
      <w:r>
        <w:t xml:space="preserve"> localizado no canto superior direito. Ambas as telas </w:t>
      </w:r>
      <w:ins w:id="200" w:author="Dalton Solano dos Reis" w:date="2023-06-25T11:59:00Z">
        <w:r w:rsidR="00E20B13">
          <w:t xml:space="preserve">são </w:t>
        </w:r>
      </w:ins>
      <w:commentRangeStart w:id="201"/>
      <w:r>
        <w:t xml:space="preserve">demonstradas </w:t>
      </w:r>
      <w:commentRangeEnd w:id="201"/>
      <w:r w:rsidR="00E20B13">
        <w:rPr>
          <w:rStyle w:val="Refdecomentrio"/>
        </w:rPr>
        <w:commentReference w:id="201"/>
      </w:r>
      <w:r>
        <w:t xml:space="preserve">na </w:t>
      </w:r>
      <w:r w:rsidRPr="006103D2">
        <w:rPr>
          <w:highlight w:val="yellow"/>
        </w:rPr>
        <w:t>figura.</w:t>
      </w:r>
    </w:p>
    <w:p w14:paraId="01E60863" w14:textId="64D25842" w:rsidR="00490246" w:rsidRDefault="00CA309A" w:rsidP="00490246">
      <w:pPr>
        <w:pStyle w:val="TF-TEXTO"/>
        <w:ind w:firstLine="0"/>
        <w:jc w:val="center"/>
      </w:pPr>
      <w:r>
        <w:rPr>
          <w:noProof/>
        </w:rPr>
        <w:drawing>
          <wp:inline distT="0" distB="0" distL="0" distR="0" wp14:anchorId="7490CA31" wp14:editId="0A579510">
            <wp:extent cx="3882390" cy="3882390"/>
            <wp:effectExtent l="0" t="0" r="3810" b="3810"/>
            <wp:docPr id="1812761215" name="Imagem 1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61215" name="Imagem 19" descr="Interface gráfica do usuário, Texto, Aplicativ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82390" cy="3882390"/>
                    </a:xfrm>
                    <a:prstGeom prst="rect">
                      <a:avLst/>
                    </a:prstGeom>
                  </pic:spPr>
                </pic:pic>
              </a:graphicData>
            </a:graphic>
          </wp:inline>
        </w:drawing>
      </w:r>
    </w:p>
    <w:p w14:paraId="1ED90610" w14:textId="002DF16D" w:rsidR="006103D2" w:rsidRDefault="006103D2" w:rsidP="006103D2">
      <w:pPr>
        <w:pStyle w:val="TF-TEXTO"/>
        <w:ind w:firstLine="0"/>
      </w:pPr>
      <w:r>
        <w:lastRenderedPageBreak/>
        <w:tab/>
        <w:t xml:space="preserve">Na </w:t>
      </w:r>
      <w:r w:rsidRPr="006103D2">
        <w:rPr>
          <w:highlight w:val="yellow"/>
        </w:rPr>
        <w:t>figura</w:t>
      </w:r>
      <w:del w:id="202" w:author="Dalton Solano dos Reis" w:date="2023-06-25T12:00:00Z">
        <w:r w:rsidDel="00495BDA">
          <w:delText>,</w:delText>
        </w:r>
      </w:del>
      <w:r>
        <w:t xml:space="preserve"> é demostrado a tela de dados do participante</w:t>
      </w:r>
      <w:del w:id="203" w:author="Dalton Solano dos Reis" w:date="2023-06-25T12:01:00Z">
        <w:r w:rsidDel="00495BDA">
          <w:delText>,</w:delText>
        </w:r>
      </w:del>
      <w:r>
        <w:t xml:space="preserve"> que contém diversas informações do usuário, </w:t>
      </w:r>
      <w:ins w:id="204" w:author="Dalton Solano dos Reis" w:date="2023-06-25T12:01:00Z">
        <w:r w:rsidR="00495BDA">
          <w:t xml:space="preserve">e </w:t>
        </w:r>
      </w:ins>
      <w:r w:rsidR="00CA309A">
        <w:t xml:space="preserve">que podem ser exportadas </w:t>
      </w:r>
      <w:r>
        <w:t>via PDF</w:t>
      </w:r>
      <w:r w:rsidR="00CA309A">
        <w:t xml:space="preserve"> clicando em </w:t>
      </w:r>
      <w:r w:rsidR="00CA309A" w:rsidRPr="00495BDA">
        <w:rPr>
          <w:rStyle w:val="TF-COURIER9"/>
          <w:rPrChange w:id="205" w:author="Dalton Solano dos Reis" w:date="2023-06-25T12:01:00Z">
            <w:rPr/>
          </w:rPrChange>
        </w:rPr>
        <w:t>Gerar PDF</w:t>
      </w:r>
      <w:r>
        <w:t xml:space="preserve">, </w:t>
      </w:r>
      <w:ins w:id="206" w:author="Dalton Solano dos Reis" w:date="2023-06-25T12:01:00Z">
        <w:r w:rsidR="00495BDA">
          <w:t xml:space="preserve">e assim </w:t>
        </w:r>
      </w:ins>
      <w:del w:id="207" w:author="Dalton Solano dos Reis" w:date="2023-06-25T12:01:00Z">
        <w:r w:rsidDel="00495BDA">
          <w:delText>facilita</w:delText>
        </w:r>
        <w:r w:rsidR="00CA309A" w:rsidDel="00495BDA">
          <w:delText xml:space="preserve">ndo </w:delText>
        </w:r>
      </w:del>
      <w:ins w:id="208" w:author="Dalton Solano dos Reis" w:date="2023-06-25T12:01:00Z">
        <w:r w:rsidR="00495BDA">
          <w:t xml:space="preserve">facilitar </w:t>
        </w:r>
      </w:ins>
      <w:r w:rsidR="00CA309A">
        <w:t>o compartilhamento dessas informações se necessário</w:t>
      </w:r>
      <w:r>
        <w:t>.</w:t>
      </w:r>
    </w:p>
    <w:p w14:paraId="47DD98E3" w14:textId="4357D193" w:rsidR="00490246" w:rsidRDefault="00CA309A" w:rsidP="00490246">
      <w:pPr>
        <w:pStyle w:val="TF-TEXTO"/>
        <w:ind w:firstLine="0"/>
        <w:jc w:val="center"/>
      </w:pPr>
      <w:r>
        <w:rPr>
          <w:noProof/>
        </w:rPr>
        <w:drawing>
          <wp:inline distT="0" distB="0" distL="0" distR="0" wp14:anchorId="1B0FD417" wp14:editId="402B062E">
            <wp:extent cx="3882390" cy="3882390"/>
            <wp:effectExtent l="0" t="0" r="3810" b="3810"/>
            <wp:docPr id="418002616" name="Imagem 2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02616" name="Imagem 22" descr="Interface gráfica do usuário, Aplicativ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2390" cy="3882390"/>
                    </a:xfrm>
                    <a:prstGeom prst="rect">
                      <a:avLst/>
                    </a:prstGeom>
                  </pic:spPr>
                </pic:pic>
              </a:graphicData>
            </a:graphic>
          </wp:inline>
        </w:drawing>
      </w:r>
    </w:p>
    <w:p w14:paraId="7BC63CFB" w14:textId="101BF3F4" w:rsidR="006103D2" w:rsidRDefault="006103D2" w:rsidP="006103D2">
      <w:pPr>
        <w:pStyle w:val="TF-TEXTO"/>
        <w:ind w:firstLine="0"/>
      </w:pPr>
      <w:r>
        <w:tab/>
        <w:t xml:space="preserve">O usuário também terá acesso a tela de </w:t>
      </w:r>
      <w:r w:rsidRPr="00495BDA">
        <w:rPr>
          <w:rStyle w:val="TF-COURIER9"/>
          <w:rPrChange w:id="209" w:author="Dalton Solano dos Reis" w:date="2023-06-25T12:01:00Z">
            <w:rPr/>
          </w:rPrChange>
        </w:rPr>
        <w:t>Blog</w:t>
      </w:r>
      <w:r>
        <w:t>, que conterá matérias selecionadas e cadastradas previamente pelo coordenador</w:t>
      </w:r>
      <w:del w:id="210" w:author="Dalton Solano dos Reis" w:date="2023-06-25T12:02:00Z">
        <w:r w:rsidDel="00495BDA">
          <w:delText>, ao</w:delText>
        </w:r>
      </w:del>
      <w:ins w:id="211" w:author="Dalton Solano dos Reis" w:date="2023-06-25T12:02:00Z">
        <w:r w:rsidR="00495BDA">
          <w:t>. Ao</w:t>
        </w:r>
      </w:ins>
      <w:r>
        <w:t xml:space="preserve"> clicar em uma das matérias o aplicativo será redirecionado para a </w:t>
      </w:r>
      <w:commentRangeStart w:id="212"/>
      <w:commentRangeStart w:id="213"/>
      <w:r>
        <w:t xml:space="preserve">URL </w:t>
      </w:r>
      <w:commentRangeEnd w:id="212"/>
      <w:r w:rsidR="00495BDA">
        <w:rPr>
          <w:rStyle w:val="Refdecomentrio"/>
        </w:rPr>
        <w:commentReference w:id="212"/>
      </w:r>
      <w:commentRangeEnd w:id="213"/>
      <w:r w:rsidR="00495BDA">
        <w:rPr>
          <w:rStyle w:val="Refdecomentrio"/>
        </w:rPr>
        <w:commentReference w:id="213"/>
      </w:r>
      <w:r>
        <w:t xml:space="preserve">do site cadastrado. A tela do </w:t>
      </w:r>
      <w:del w:id="214" w:author="Dalton Solano dos Reis" w:date="2023-06-25T12:03:00Z">
        <w:r w:rsidDel="00495BDA">
          <w:delText xml:space="preserve">blog </w:delText>
        </w:r>
      </w:del>
      <w:ins w:id="215" w:author="Dalton Solano dos Reis" w:date="2023-06-25T12:03:00Z">
        <w:r w:rsidR="00495BDA" w:rsidRPr="00495BDA">
          <w:rPr>
            <w:rStyle w:val="TF-COURIER9"/>
            <w:rPrChange w:id="216" w:author="Dalton Solano dos Reis" w:date="2023-06-25T12:03:00Z">
              <w:rPr/>
            </w:rPrChange>
          </w:rPr>
          <w:t>Blog</w:t>
        </w:r>
        <w:r w:rsidR="00495BDA">
          <w:t xml:space="preserve"> </w:t>
        </w:r>
      </w:ins>
      <w:r>
        <w:t xml:space="preserve">pode ser observada na </w:t>
      </w:r>
      <w:r w:rsidRPr="006103D2">
        <w:rPr>
          <w:highlight w:val="yellow"/>
        </w:rPr>
        <w:t>figura.</w:t>
      </w:r>
    </w:p>
    <w:p w14:paraId="28AFAE8B" w14:textId="6A98AB0E" w:rsidR="00490246" w:rsidRDefault="00490246" w:rsidP="00490246">
      <w:pPr>
        <w:pStyle w:val="TF-TEXTO"/>
        <w:ind w:firstLine="0"/>
        <w:jc w:val="center"/>
      </w:pPr>
      <w:r>
        <w:rPr>
          <w:noProof/>
        </w:rPr>
        <w:drawing>
          <wp:inline distT="0" distB="0" distL="0" distR="0" wp14:anchorId="7DE71F69" wp14:editId="575EDA92">
            <wp:extent cx="1600200" cy="3463266"/>
            <wp:effectExtent l="0" t="0" r="0" b="4445"/>
            <wp:docPr id="1688335279" name="Imagem 14"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35279" name="Imagem 14" descr="Calendári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7484" cy="3479030"/>
                    </a:xfrm>
                    <a:prstGeom prst="rect">
                      <a:avLst/>
                    </a:prstGeom>
                  </pic:spPr>
                </pic:pic>
              </a:graphicData>
            </a:graphic>
          </wp:inline>
        </w:drawing>
      </w:r>
    </w:p>
    <w:p w14:paraId="10063E1B" w14:textId="4B98125E" w:rsidR="00F964EB" w:rsidRDefault="006103D2" w:rsidP="006103D2">
      <w:pPr>
        <w:pStyle w:val="TF-TEXTO"/>
        <w:ind w:firstLine="0"/>
      </w:pPr>
      <w:r>
        <w:tab/>
        <w:t>Caso o usuário seja um coordenador ele irá ter acesso a tela de administrador, já mostrada anteriormente</w:t>
      </w:r>
      <w:ins w:id="217" w:author="Dalton Solano dos Reis" w:date="2023-06-25T12:04:00Z">
        <w:r w:rsidR="00495BDA">
          <w:t xml:space="preserve"> (Figura XX),</w:t>
        </w:r>
      </w:ins>
      <w:r>
        <w:t xml:space="preserve"> e poderá cadastrar novos vídeos, níveis e matérias. Caso o coordenador seja também o </w:t>
      </w:r>
      <w:r w:rsidR="00F964EB">
        <w:t>a</w:t>
      </w:r>
      <w:r>
        <w:t xml:space="preserve">dministrador do sistema </w:t>
      </w:r>
      <w:r w:rsidR="00F964EB">
        <w:lastRenderedPageBreak/>
        <w:t xml:space="preserve">(configurável somente pelo Firebase) ele verá a opção de </w:t>
      </w:r>
      <w:del w:id="218" w:author="Dalton Solano dos Reis" w:date="2023-06-25T12:04:00Z">
        <w:r w:rsidR="00F964EB" w:rsidDel="00495BDA">
          <w:delText>“</w:delText>
        </w:r>
      </w:del>
      <w:r w:rsidR="00F964EB" w:rsidRPr="00495BDA">
        <w:rPr>
          <w:rStyle w:val="TF-COURIER9"/>
          <w:rPrChange w:id="219" w:author="Dalton Solano dos Reis" w:date="2023-06-25T12:04:00Z">
            <w:rPr/>
          </w:rPrChange>
        </w:rPr>
        <w:t>Avaliar Coordenadores</w:t>
      </w:r>
      <w:del w:id="220" w:author="Dalton Solano dos Reis" w:date="2023-06-25T12:04:00Z">
        <w:r w:rsidR="00F964EB" w:rsidDel="00495BDA">
          <w:delText>”</w:delText>
        </w:r>
      </w:del>
      <w:r w:rsidR="00F964EB">
        <w:t xml:space="preserve"> (</w:t>
      </w:r>
      <w:r w:rsidR="00F964EB" w:rsidRPr="00F964EB">
        <w:rPr>
          <w:highlight w:val="yellow"/>
        </w:rPr>
        <w:t>figura</w:t>
      </w:r>
      <w:r w:rsidR="00F964EB">
        <w:t>)</w:t>
      </w:r>
      <w:del w:id="221" w:author="Dalton Solano dos Reis" w:date="2023-06-25T12:05:00Z">
        <w:r w:rsidR="00F964EB" w:rsidDel="00495BDA">
          <w:delText>, que</w:delText>
        </w:r>
      </w:del>
      <w:ins w:id="222" w:author="Dalton Solano dos Reis" w:date="2023-06-25T12:05:00Z">
        <w:r w:rsidR="00495BDA">
          <w:t xml:space="preserve">. Essa opção </w:t>
        </w:r>
      </w:ins>
      <w:r w:rsidR="00F964EB">
        <w:t xml:space="preserve"> possuirá duas listagens onde mostrarão todos os usuários que precisam de aprovação para se tornarem coordenadores, e uma listagem dos usuários que já são coordenadores</w:t>
      </w:r>
      <w:del w:id="223" w:author="Dalton Solano dos Reis" w:date="2023-06-25T12:05:00Z">
        <w:r w:rsidR="00F964EB" w:rsidDel="00495BDA">
          <w:delText xml:space="preserve">. Telas de cadastro na </w:delText>
        </w:r>
        <w:r w:rsidR="00F964EB" w:rsidRPr="00F964EB" w:rsidDel="00495BDA">
          <w:rPr>
            <w:highlight w:val="yellow"/>
          </w:rPr>
          <w:delText>figura</w:delText>
        </w:r>
        <w:r w:rsidR="00F964EB" w:rsidDel="00495BDA">
          <w:delText>.</w:delText>
        </w:r>
      </w:del>
      <w:ins w:id="224" w:author="Dalton Solano dos Reis" w:date="2023-06-25T12:05:00Z">
        <w:r w:rsidR="00495BDA">
          <w:t xml:space="preserve"> (Figura XX).</w:t>
        </w:r>
      </w:ins>
    </w:p>
    <w:p w14:paraId="534B36FB" w14:textId="30D01AAA" w:rsidR="00490246" w:rsidRDefault="00490246" w:rsidP="00490246">
      <w:pPr>
        <w:pStyle w:val="TF-TEXTO"/>
        <w:ind w:firstLine="0"/>
        <w:jc w:val="center"/>
      </w:pPr>
      <w:r>
        <w:rPr>
          <w:noProof/>
        </w:rPr>
        <w:drawing>
          <wp:inline distT="0" distB="0" distL="0" distR="0" wp14:anchorId="3A9BB21E" wp14:editId="407739F7">
            <wp:extent cx="1738401" cy="3762375"/>
            <wp:effectExtent l="0" t="0" r="0" b="0"/>
            <wp:docPr id="203727145" name="Imagem 1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7145" name="Imagem 15" descr="Interface gráfica do usuári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42192" cy="3770580"/>
                    </a:xfrm>
                    <a:prstGeom prst="rect">
                      <a:avLst/>
                    </a:prstGeom>
                  </pic:spPr>
                </pic:pic>
              </a:graphicData>
            </a:graphic>
          </wp:inline>
        </w:drawing>
      </w:r>
    </w:p>
    <w:p w14:paraId="0C266392" w14:textId="77777777" w:rsidR="00490246" w:rsidRDefault="00490246" w:rsidP="00490246">
      <w:pPr>
        <w:pStyle w:val="TF-TEXTO"/>
        <w:ind w:firstLine="0"/>
        <w:jc w:val="center"/>
      </w:pPr>
    </w:p>
    <w:p w14:paraId="550E8DB4" w14:textId="1E420421" w:rsidR="00490246" w:rsidRPr="00090137" w:rsidRDefault="00490246" w:rsidP="00490246">
      <w:pPr>
        <w:pStyle w:val="TF-TEXTO"/>
        <w:ind w:firstLine="0"/>
        <w:jc w:val="center"/>
      </w:pPr>
      <w:r w:rsidRPr="00090137">
        <w:rPr>
          <w:noProof/>
          <w:u w:val="single"/>
        </w:rPr>
        <w:drawing>
          <wp:inline distT="0" distB="0" distL="0" distR="0" wp14:anchorId="65A53051" wp14:editId="39A50144">
            <wp:extent cx="4733925" cy="3549339"/>
            <wp:effectExtent l="0" t="0" r="0" b="0"/>
            <wp:docPr id="1561186617"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86617" name="Imagem 16" descr="Interface gráfica do usuário, Aplicativo&#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36499" cy="3551269"/>
                    </a:xfrm>
                    <a:prstGeom prst="rect">
                      <a:avLst/>
                    </a:prstGeom>
                  </pic:spPr>
                </pic:pic>
              </a:graphicData>
            </a:graphic>
          </wp:inline>
        </w:drawing>
      </w:r>
    </w:p>
    <w:p w14:paraId="04BF9385" w14:textId="77777777" w:rsidR="000F6FE3" w:rsidRDefault="000F6FE3" w:rsidP="000F6FE3">
      <w:pPr>
        <w:pStyle w:val="TF-TEXTO"/>
      </w:pPr>
    </w:p>
    <w:p w14:paraId="2F359BE8" w14:textId="75B8FD54" w:rsidR="006103D2" w:rsidRPr="0060367B" w:rsidRDefault="000F6FE3" w:rsidP="000F6FE3">
      <w:pPr>
        <w:pStyle w:val="TF-TEXTO"/>
      </w:pPr>
      <w:r>
        <w:lastRenderedPageBreak/>
        <w:t>Toda a interface foi pensada e desenvolvida seguindo o conceito de Psicologia das cores para criar uma experiência positiva para o usuário</w:t>
      </w:r>
      <w:del w:id="225" w:author="Dalton Solano dos Reis" w:date="2023-06-25T12:06:00Z">
        <w:r w:rsidDel="00495BDA">
          <w:delText>, s</w:delText>
        </w:r>
      </w:del>
      <w:ins w:id="226" w:author="Dalton Solano dos Reis" w:date="2023-06-25T12:06:00Z">
        <w:r w:rsidR="00495BDA">
          <w:t>. S</w:t>
        </w:r>
      </w:ins>
      <w:r>
        <w:t xml:space="preserve">egundo Clemente (2020) a psicologia das cores </w:t>
      </w:r>
      <w:r w:rsidRPr="000F6FE3">
        <w:t>é um estudo que revela como o cérebro humano identifica e entende as cores de diferentes formas, influenciando em suas emoções, sentimentos e desejos.</w:t>
      </w:r>
    </w:p>
    <w:p w14:paraId="53243C1C" w14:textId="77777777" w:rsidR="00F255FC" w:rsidRDefault="00F255FC" w:rsidP="00E97715">
      <w:pPr>
        <w:pStyle w:val="Ttulo1"/>
      </w:pPr>
      <w:bookmarkStart w:id="227" w:name="_Toc511928438"/>
      <w:bookmarkStart w:id="228" w:name="_Toc54164920"/>
      <w:bookmarkStart w:id="229" w:name="_Toc54165674"/>
      <w:bookmarkStart w:id="230" w:name="_Toc54169332"/>
      <w:bookmarkStart w:id="231" w:name="_Toc96347438"/>
      <w:bookmarkStart w:id="232" w:name="_Toc96357722"/>
      <w:bookmarkStart w:id="233" w:name="_Toc96491865"/>
      <w:r>
        <w:t>RESULTADOS</w:t>
      </w:r>
      <w:bookmarkEnd w:id="227"/>
      <w:r>
        <w:t xml:space="preserve"> </w:t>
      </w:r>
      <w:bookmarkEnd w:id="228"/>
      <w:bookmarkEnd w:id="229"/>
      <w:bookmarkEnd w:id="230"/>
      <w:bookmarkEnd w:id="231"/>
      <w:bookmarkEnd w:id="232"/>
      <w:bookmarkEnd w:id="233"/>
    </w:p>
    <w:p w14:paraId="4856C9E8" w14:textId="6CCEF121" w:rsidR="00D817FD" w:rsidRDefault="00095387" w:rsidP="00D817FD">
      <w:pPr>
        <w:pStyle w:val="TF-TEXTO"/>
      </w:pPr>
      <w:r>
        <w:t>Nesta</w:t>
      </w:r>
      <w:r w:rsidR="00D817FD">
        <w:t xml:space="preserve"> seção serão apresentados os testes de funcionalidades, testes com a especialista e os testes com os participantes da </w:t>
      </w:r>
      <w:r>
        <w:t>Associação Viva Parkinson Blumenau.</w:t>
      </w:r>
    </w:p>
    <w:p w14:paraId="12D2A216" w14:textId="51D0D848" w:rsidR="00D817FD" w:rsidRDefault="00D817FD" w:rsidP="00D817FD">
      <w:pPr>
        <w:pStyle w:val="Ttulo2"/>
      </w:pPr>
      <w:r>
        <w:t>Testes de funcionalidades</w:t>
      </w:r>
      <w:r>
        <w:tab/>
      </w:r>
    </w:p>
    <w:p w14:paraId="1E67E554" w14:textId="00B411CD" w:rsidR="00FD5D00" w:rsidRDefault="00FD5D00" w:rsidP="00FD5D00">
      <w:pPr>
        <w:pStyle w:val="TF-TEXTO"/>
      </w:pPr>
      <w:r w:rsidRPr="00FD5D00">
        <w:t>Para testar as funcionalidades do aplicativo</w:t>
      </w:r>
      <w:del w:id="234" w:author="Dalton Solano dos Reis" w:date="2023-06-25T12:07:00Z">
        <w:r w:rsidRPr="00FD5D00" w:rsidDel="00495BDA">
          <w:delText>,</w:delText>
        </w:r>
      </w:del>
      <w:r w:rsidRPr="00FD5D00">
        <w:t xml:space="preserve"> foram conduzidos testes na plataforma Android. Devido à falta de recursos e ao fato de o público-alvo utilizar </w:t>
      </w:r>
      <w:r>
        <w:t>em sua maioria</w:t>
      </w:r>
      <w:r w:rsidRPr="00FD5D00">
        <w:t xml:space="preserve"> a plataforma Android, os testes não foram realizados no dispositivo iOS.</w:t>
      </w:r>
      <w:r>
        <w:t xml:space="preserve"> Para realizar os testes foi gerado um arquivo APK</w:t>
      </w:r>
      <w:ins w:id="235" w:author="Dalton Solano dos Reis" w:date="2023-06-25T12:08:00Z">
        <w:r w:rsidR="00495BDA">
          <w:t xml:space="preserve"> a ser utilizado </w:t>
        </w:r>
      </w:ins>
      <w:del w:id="236" w:author="Dalton Solano dos Reis" w:date="2023-06-25T12:08:00Z">
        <w:r w:rsidDel="00495BDA">
          <w:delText xml:space="preserve">. Os testes foram realizados </w:delText>
        </w:r>
      </w:del>
      <w:r>
        <w:t>no dispositivo Android Motorola Moto Z3 Play.</w:t>
      </w:r>
    </w:p>
    <w:p w14:paraId="3913075B" w14:textId="3E42F126" w:rsidR="00FD5D00" w:rsidRPr="00473E24" w:rsidRDefault="00FD5D00" w:rsidP="00473E24">
      <w:pPr>
        <w:pStyle w:val="TF-TEXTO"/>
        <w:rPr>
          <w:szCs w:val="22"/>
        </w:rPr>
      </w:pPr>
      <w:r>
        <w:t>Para iniciar os testes, o</w:t>
      </w:r>
      <w:r w:rsidR="0075045D">
        <w:t xml:space="preserve"> download do</w:t>
      </w:r>
      <w:r>
        <w:t xml:space="preserve"> aplicativo foi </w:t>
      </w:r>
      <w:r w:rsidR="0075045D">
        <w:t>realizado</w:t>
      </w:r>
      <w:r>
        <w:t xml:space="preserve"> com sucesso através da APK</w:t>
      </w:r>
      <w:r w:rsidR="0075045D">
        <w:t xml:space="preserve"> e foi instalado com sucesso no dispositivo</w:t>
      </w:r>
      <w:r>
        <w:t xml:space="preserve">. </w:t>
      </w:r>
      <w:r w:rsidR="0075045D">
        <w:t xml:space="preserve">Depois disso foi realizada a criação de um usuário, informando e-mail e senha, em seguida realizada a autenticação de usuário, que foi concluída com sucesso. Após a autenticação concluída, foi acessado o menu </w:t>
      </w:r>
      <w:r w:rsidR="0075045D" w:rsidRPr="0075045D">
        <w:rPr>
          <w:rStyle w:val="TF-COURIER9"/>
        </w:rPr>
        <w:t>Exercício</w:t>
      </w:r>
      <w:r w:rsidR="0075045D">
        <w:rPr>
          <w:rStyle w:val="TF-COURIER9"/>
        </w:rPr>
        <w:t xml:space="preserve"> </w:t>
      </w:r>
      <w:r w:rsidR="0075045D">
        <w:rPr>
          <w:rStyle w:val="TF-COURIER9"/>
          <w:rFonts w:ascii="Times New Roman" w:hAnsi="Times New Roman"/>
          <w:sz w:val="20"/>
          <w:szCs w:val="22"/>
        </w:rPr>
        <w:t xml:space="preserve">que possui os níveis cadastrados, que foram exibidos com sucesso. Foi testado todo o seguimento do menu, incluindo a tela que vem após a seleção do nível, onde apresentou as informações do exercício a ser realizado corretamente. Após clicar em </w:t>
      </w:r>
      <w:r w:rsidR="0075045D" w:rsidRPr="0075045D">
        <w:rPr>
          <w:rStyle w:val="TF-COURIER9"/>
        </w:rPr>
        <w:t>Iniciar exercício</w:t>
      </w:r>
      <w:r w:rsidR="0075045D">
        <w:rPr>
          <w:rStyle w:val="TF-COURIER9"/>
        </w:rPr>
        <w:t xml:space="preserve"> </w:t>
      </w:r>
      <w:r w:rsidR="0075045D">
        <w:rPr>
          <w:rStyle w:val="TF-COURIER9"/>
          <w:rFonts w:ascii="Times New Roman" w:hAnsi="Times New Roman"/>
          <w:sz w:val="20"/>
          <w:szCs w:val="22"/>
        </w:rPr>
        <w:t xml:space="preserve">o sistema apresentou o vídeo dos exercícios </w:t>
      </w:r>
      <w:r w:rsidR="00473E24">
        <w:rPr>
          <w:rStyle w:val="TF-COURIER9"/>
          <w:rFonts w:ascii="Times New Roman" w:hAnsi="Times New Roman"/>
          <w:sz w:val="20"/>
          <w:szCs w:val="22"/>
        </w:rPr>
        <w:t>cadastrados corretamente</w:t>
      </w:r>
      <w:del w:id="237" w:author="Dalton Solano dos Reis" w:date="2023-06-25T12:09:00Z">
        <w:r w:rsidR="00473E24" w:rsidDel="00495BDA">
          <w:rPr>
            <w:rStyle w:val="TF-COURIER9"/>
            <w:rFonts w:ascii="Times New Roman" w:hAnsi="Times New Roman"/>
            <w:sz w:val="20"/>
            <w:szCs w:val="22"/>
          </w:rPr>
          <w:delText xml:space="preserve">, </w:delText>
        </w:r>
      </w:del>
      <w:ins w:id="238" w:author="Dalton Solano dos Reis" w:date="2023-06-25T12:09:00Z">
        <w:r w:rsidR="00495BDA">
          <w:rPr>
            <w:rStyle w:val="TF-COURIER9"/>
            <w:rFonts w:ascii="Times New Roman" w:hAnsi="Times New Roman"/>
            <w:sz w:val="20"/>
            <w:szCs w:val="22"/>
          </w:rPr>
          <w:t xml:space="preserve">. E </w:t>
        </w:r>
      </w:ins>
      <w:r w:rsidR="00473E24">
        <w:rPr>
          <w:rStyle w:val="TF-COURIER9"/>
          <w:rFonts w:ascii="Times New Roman" w:hAnsi="Times New Roman"/>
          <w:sz w:val="20"/>
          <w:szCs w:val="22"/>
        </w:rPr>
        <w:t xml:space="preserve">ao finalizar os exercícios </w:t>
      </w:r>
      <w:del w:id="239" w:author="Dalton Solano dos Reis" w:date="2023-06-25T12:09:00Z">
        <w:r w:rsidR="00473E24" w:rsidDel="00495BDA">
          <w:rPr>
            <w:rStyle w:val="TF-COURIER9"/>
            <w:rFonts w:ascii="Times New Roman" w:hAnsi="Times New Roman"/>
            <w:sz w:val="20"/>
            <w:szCs w:val="22"/>
          </w:rPr>
          <w:delText>e clicar</w:delText>
        </w:r>
      </w:del>
      <w:ins w:id="240" w:author="Dalton Solano dos Reis" w:date="2023-06-25T12:09:00Z">
        <w:r w:rsidR="00495BDA">
          <w:rPr>
            <w:rStyle w:val="TF-COURIER9"/>
            <w:rFonts w:ascii="Times New Roman" w:hAnsi="Times New Roman"/>
            <w:sz w:val="20"/>
            <w:szCs w:val="22"/>
          </w:rPr>
          <w:t>clicando</w:t>
        </w:r>
      </w:ins>
      <w:r w:rsidR="00473E24">
        <w:rPr>
          <w:rStyle w:val="TF-COURIER9"/>
          <w:rFonts w:ascii="Times New Roman" w:hAnsi="Times New Roman"/>
          <w:sz w:val="20"/>
          <w:szCs w:val="22"/>
        </w:rPr>
        <w:t xml:space="preserve"> em </w:t>
      </w:r>
      <w:r w:rsidR="00473E24" w:rsidRPr="00473E24">
        <w:rPr>
          <w:rStyle w:val="TF-COURIER9"/>
        </w:rPr>
        <w:t>Finalizar Exercícios</w:t>
      </w:r>
      <w:r w:rsidR="0075045D">
        <w:rPr>
          <w:rStyle w:val="TF-COURIER9"/>
          <w:rFonts w:ascii="Times New Roman" w:hAnsi="Times New Roman"/>
          <w:sz w:val="20"/>
          <w:szCs w:val="22"/>
        </w:rPr>
        <w:t xml:space="preserve"> </w:t>
      </w:r>
      <w:r w:rsidR="00473E24">
        <w:rPr>
          <w:rStyle w:val="TF-COURIER9"/>
          <w:rFonts w:ascii="Times New Roman" w:hAnsi="Times New Roman"/>
          <w:sz w:val="20"/>
          <w:szCs w:val="22"/>
        </w:rPr>
        <w:t xml:space="preserve">foi exibida a tela de parabenização conforme esperado. Após a conclusão do exercício, foi acessado o menu </w:t>
      </w:r>
      <w:r w:rsidR="00473E24" w:rsidRPr="00473E24">
        <w:rPr>
          <w:rStyle w:val="TF-COURIER9"/>
        </w:rPr>
        <w:t>Conquistas</w:t>
      </w:r>
      <w:r w:rsidR="00473E24">
        <w:rPr>
          <w:rStyle w:val="TF-COURIER9"/>
        </w:rPr>
        <w:t xml:space="preserve"> </w:t>
      </w:r>
      <w:r w:rsidR="00473E24">
        <w:rPr>
          <w:rStyle w:val="TF-COURIER9"/>
          <w:rFonts w:ascii="Times New Roman" w:hAnsi="Times New Roman"/>
          <w:sz w:val="20"/>
          <w:szCs w:val="22"/>
        </w:rPr>
        <w:t xml:space="preserve">que demonstrou os dias em que já haviam sido realizados exercícios. Foi testado também as outras funcionalidades do menu principal, sendo elas o menu de </w:t>
      </w:r>
      <w:r w:rsidR="00473E24" w:rsidRPr="00473E24">
        <w:rPr>
          <w:rStyle w:val="TF-COURIER9"/>
        </w:rPr>
        <w:t xml:space="preserve">Dados do participante </w:t>
      </w:r>
      <w:r w:rsidR="00473E24" w:rsidRPr="00473E24">
        <w:rPr>
          <w:rStyle w:val="TF-COURIER9"/>
          <w:rFonts w:ascii="Times New Roman" w:hAnsi="Times New Roman"/>
          <w:sz w:val="20"/>
          <w:szCs w:val="22"/>
        </w:rPr>
        <w:t>e</w:t>
      </w:r>
      <w:r w:rsidR="00473E24" w:rsidRPr="00473E24">
        <w:rPr>
          <w:rStyle w:val="TF-COURIER9"/>
        </w:rPr>
        <w:t xml:space="preserve"> Blog</w:t>
      </w:r>
      <w:r w:rsidR="00473E24">
        <w:rPr>
          <w:rStyle w:val="TF-COURIER9"/>
          <w:rFonts w:ascii="Times New Roman" w:hAnsi="Times New Roman"/>
          <w:sz w:val="20"/>
          <w:szCs w:val="22"/>
        </w:rPr>
        <w:t xml:space="preserve"> que trouxeram os resultados esperados. Os testes de funcionalidades foram bem-sucedidos.</w:t>
      </w:r>
    </w:p>
    <w:p w14:paraId="54061A45" w14:textId="57935942" w:rsidR="00D817FD" w:rsidRDefault="00D817FD" w:rsidP="00D817FD">
      <w:pPr>
        <w:pStyle w:val="Ttulo2"/>
      </w:pPr>
      <w:r>
        <w:t>testes com especialista</w:t>
      </w:r>
    </w:p>
    <w:p w14:paraId="46E25694" w14:textId="46CD2F88" w:rsidR="00D817FD" w:rsidRPr="00E922D5" w:rsidRDefault="00473E24" w:rsidP="00492C78">
      <w:pPr>
        <w:pStyle w:val="TF-TEXTO"/>
      </w:pPr>
      <w:r>
        <w:t>Para realizar os testes de funcionalidades e efetividade do aplicativo</w:t>
      </w:r>
      <w:r w:rsidR="007827F8">
        <w:t xml:space="preserve"> foi realizado um teste com a especialista Mafra</w:t>
      </w:r>
      <w:r>
        <w:t xml:space="preserve"> (2023b)</w:t>
      </w:r>
      <w:r w:rsidR="007827F8">
        <w:t xml:space="preserve">, </w:t>
      </w:r>
      <w:r w:rsidR="00492C78">
        <w:t xml:space="preserve">bacharel em educação física e especialista em Parkinson. O teste ocorreu a distância, </w:t>
      </w:r>
      <w:ins w:id="241" w:author="Dalton Solano dos Reis" w:date="2023-06-25T12:12:00Z">
        <w:r w:rsidR="001130D5">
          <w:t xml:space="preserve">e </w:t>
        </w:r>
      </w:ins>
      <w:r w:rsidR="00492C78">
        <w:t xml:space="preserve">a professora recebeu vídeos do aplicativo sendo utilizado e enviou um </w:t>
      </w:r>
      <w:r w:rsidR="00492C78" w:rsidRPr="00E922D5">
        <w:rPr>
          <w:i/>
          <w:iCs/>
        </w:rPr>
        <w:t>feedback</w:t>
      </w:r>
      <w:r w:rsidR="00492C78">
        <w:t>. Mafra (</w:t>
      </w:r>
      <w:commentRangeStart w:id="242"/>
      <w:r w:rsidR="00492C78">
        <w:t>2023</w:t>
      </w:r>
      <w:commentRangeEnd w:id="242"/>
      <w:r w:rsidR="001130D5">
        <w:rPr>
          <w:rStyle w:val="Refdecomentrio"/>
        </w:rPr>
        <w:commentReference w:id="242"/>
      </w:r>
      <w:r w:rsidR="00492C78">
        <w:t xml:space="preserve">) </w:t>
      </w:r>
      <w:r w:rsidR="00492C78" w:rsidRPr="00492C78">
        <w:t>forneceu as seguintes considerações</w:t>
      </w:r>
      <w:r w:rsidR="00492C78">
        <w:t xml:space="preserve"> “Ficou bem legal, adorei!”. Ela apontou uma melhoria no menu de </w:t>
      </w:r>
      <w:r w:rsidR="00492C78" w:rsidRPr="00E922D5">
        <w:rPr>
          <w:rStyle w:val="TF-COURIER9"/>
        </w:rPr>
        <w:t>dados do participante</w:t>
      </w:r>
      <w:r w:rsidR="00492C78">
        <w:t xml:space="preserve">, para </w:t>
      </w:r>
      <w:del w:id="243" w:author="Dalton Solano dos Reis" w:date="2023-06-25T12:13:00Z">
        <w:r w:rsidR="00492C78" w:rsidDel="001130D5">
          <w:delText xml:space="preserve">haver </w:delText>
        </w:r>
      </w:del>
      <w:ins w:id="244" w:author="Dalton Solano dos Reis" w:date="2023-06-25T12:13:00Z">
        <w:r w:rsidR="001130D5">
          <w:t xml:space="preserve">ter </w:t>
        </w:r>
      </w:ins>
      <w:r w:rsidR="00492C78">
        <w:t xml:space="preserve">uma opção de </w:t>
      </w:r>
      <w:r w:rsidR="00E922D5">
        <w:t xml:space="preserve">adicionar um campo para informar o horário de ingerir os remédios. Outra melhoria que foi observada foi a possibilidade de compartilhar as informações do menu </w:t>
      </w:r>
      <w:r w:rsidR="00E922D5" w:rsidRPr="00E922D5">
        <w:rPr>
          <w:rStyle w:val="TF-COURIER9"/>
        </w:rPr>
        <w:t>dados do participante</w:t>
      </w:r>
      <w:r w:rsidR="00E922D5">
        <w:t xml:space="preserve">, </w:t>
      </w:r>
      <w:ins w:id="245" w:author="Dalton Solano dos Reis" w:date="2023-06-25T12:13:00Z">
        <w:r w:rsidR="001130D5">
          <w:t xml:space="preserve">que </w:t>
        </w:r>
      </w:ins>
      <w:r w:rsidR="00E922D5">
        <w:t>segundo Mafra (</w:t>
      </w:r>
      <w:commentRangeStart w:id="246"/>
      <w:r w:rsidR="00E922D5">
        <w:t>2023</w:t>
      </w:r>
      <w:commentRangeEnd w:id="246"/>
      <w:r w:rsidR="001130D5">
        <w:rPr>
          <w:rStyle w:val="Refdecomentrio"/>
        </w:rPr>
        <w:commentReference w:id="246"/>
      </w:r>
      <w:r w:rsidR="00E922D5">
        <w:t xml:space="preserve">) “facilita quando o paciente está em uma clínica ou com algum profissional da saúde”. Após obter o </w:t>
      </w:r>
      <w:r w:rsidR="00E922D5" w:rsidRPr="00E922D5">
        <w:rPr>
          <w:i/>
          <w:iCs/>
        </w:rPr>
        <w:t>feedback</w:t>
      </w:r>
      <w:r w:rsidR="00E922D5">
        <w:rPr>
          <w:i/>
          <w:iCs/>
        </w:rPr>
        <w:t xml:space="preserve"> </w:t>
      </w:r>
      <w:r w:rsidR="00E922D5">
        <w:t xml:space="preserve">da especialista, foi realizada as melhorias solicitadas no menu de </w:t>
      </w:r>
      <w:r w:rsidR="00E922D5" w:rsidRPr="00E922D5">
        <w:rPr>
          <w:rStyle w:val="TF-COURIER9"/>
        </w:rPr>
        <w:t>dados do participante</w:t>
      </w:r>
      <w:r w:rsidR="00E922D5">
        <w:t>.</w:t>
      </w:r>
      <w:r w:rsidR="00E922D5" w:rsidRPr="00E922D5">
        <w:t xml:space="preserve"> </w:t>
      </w:r>
      <w:r w:rsidR="00E922D5">
        <w:t>Após as melhorias serem concluídas, foram desenvolvidos testes com os participantes da Associação Viva Parkinson de Blumenau, que são coordenados pela especialista.</w:t>
      </w:r>
    </w:p>
    <w:p w14:paraId="3A3E08C8" w14:textId="75020AA6" w:rsidR="00D817FD" w:rsidRDefault="00D817FD" w:rsidP="00D817FD">
      <w:pPr>
        <w:pStyle w:val="Ttulo2"/>
      </w:pPr>
      <w:r w:rsidRPr="00CA3B74">
        <w:t>T</w:t>
      </w:r>
      <w:r>
        <w:t>e</w:t>
      </w:r>
      <w:r w:rsidRPr="00CA3B74">
        <w:t>S</w:t>
      </w:r>
      <w:r>
        <w:t>tes com participantes da associação viva parkinson</w:t>
      </w:r>
    </w:p>
    <w:p w14:paraId="366BCD61" w14:textId="6255ED3C" w:rsidR="00D817FD" w:rsidRDefault="00BB680C" w:rsidP="00D817FD">
      <w:pPr>
        <w:pStyle w:val="TF-TEXTO"/>
      </w:pPr>
      <w:r>
        <w:t xml:space="preserve">Com o intuito de validar a usabilidade e efetividade do uso do aplicativo como uma ferramenta para auxiliar a realização de atividades físicas diariamente, foram elaborados testes com três participantes da Associação Viva Parkinson, com faixa etária de </w:t>
      </w:r>
      <w:r w:rsidRPr="00BB680C">
        <w:rPr>
          <w:highlight w:val="yellow"/>
        </w:rPr>
        <w:t>50-60</w:t>
      </w:r>
      <w:r>
        <w:t xml:space="preserve"> anos, que possuem a DP. Os testes ocorreram durante um dos encontros da Associação Viva Parkinson e foi utilizado o celular Motorola Moto Z3 Play para os testes. Os participantes A, B e C tem respectivamente </w:t>
      </w:r>
      <w:r w:rsidRPr="00BB680C">
        <w:rPr>
          <w:highlight w:val="yellow"/>
        </w:rPr>
        <w:t>000</w:t>
      </w:r>
      <w:r>
        <w:t xml:space="preserve"> anos. Os três participantes utilizam o celular ocasionalmente</w:t>
      </w:r>
      <w:ins w:id="247" w:author="Dalton Solano dos Reis" w:date="2023-06-25T12:15:00Z">
        <w:r w:rsidR="001130D5">
          <w:t xml:space="preserve">, e </w:t>
        </w:r>
      </w:ins>
      <w:del w:id="248" w:author="Dalton Solano dos Reis" w:date="2023-06-25T12:15:00Z">
        <w:r w:rsidDel="001130D5">
          <w:delText>. T</w:delText>
        </w:r>
      </w:del>
      <w:ins w:id="249" w:author="Dalton Solano dos Reis" w:date="2023-06-25T12:15:00Z">
        <w:r w:rsidR="001130D5">
          <w:t>t</w:t>
        </w:r>
      </w:ins>
      <w:r>
        <w:t xml:space="preserve">odos já tiveram contato com vídeos do Youtube. O roteiro utilizado para a realização dos testes pode ser observado no </w:t>
      </w:r>
      <w:r w:rsidRPr="00BB680C">
        <w:rPr>
          <w:highlight w:val="yellow"/>
        </w:rPr>
        <w:t>quadro.</w:t>
      </w:r>
    </w:p>
    <w:p w14:paraId="0369FDD0" w14:textId="77777777" w:rsidR="00601BD8" w:rsidRDefault="00601BD8" w:rsidP="007E5124">
      <w:pPr>
        <w:pStyle w:val="TF-TEXTO"/>
        <w:ind w:firstLine="0"/>
        <w:jc w:val="center"/>
      </w:pPr>
      <w:commentRangeStart w:id="250"/>
      <w:r>
        <w:t xml:space="preserve">Quadro </w:t>
      </w:r>
      <w:commentRangeEnd w:id="250"/>
      <w:r w:rsidR="001130D5">
        <w:rPr>
          <w:rStyle w:val="Refdecomentrio"/>
        </w:rPr>
        <w:commentReference w:id="250"/>
      </w:r>
      <w:r>
        <w:t>– Roteiro de testes</w:t>
      </w:r>
    </w:p>
    <w:tbl>
      <w:tblPr>
        <w:tblStyle w:val="Tabelacomgrade"/>
        <w:tblW w:w="0" w:type="auto"/>
        <w:tblLook w:val="04A0" w:firstRow="1" w:lastRow="0" w:firstColumn="1" w:lastColumn="0" w:noHBand="0" w:noVBand="1"/>
      </w:tblPr>
      <w:tblGrid>
        <w:gridCol w:w="1100"/>
        <w:gridCol w:w="8529"/>
      </w:tblGrid>
      <w:tr w:rsidR="00601BD8" w14:paraId="6BADD281" w14:textId="77777777" w:rsidTr="002E66FE">
        <w:trPr>
          <w:trHeight w:val="300"/>
        </w:trPr>
        <w:tc>
          <w:tcPr>
            <w:tcW w:w="1101" w:type="dxa"/>
          </w:tcPr>
          <w:p w14:paraId="143AC831" w14:textId="77777777" w:rsidR="00601BD8" w:rsidRDefault="00601BD8" w:rsidP="00931304">
            <w:pPr>
              <w:pStyle w:val="TF-TEXTO"/>
              <w:spacing w:before="0"/>
              <w:ind w:firstLine="0"/>
            </w:pPr>
            <w:r>
              <w:t>Sequência</w:t>
            </w:r>
          </w:p>
        </w:tc>
        <w:tc>
          <w:tcPr>
            <w:tcW w:w="8678" w:type="dxa"/>
          </w:tcPr>
          <w:p w14:paraId="2E1EB90C" w14:textId="77777777" w:rsidR="00601BD8" w:rsidRDefault="00601BD8" w:rsidP="00931304">
            <w:pPr>
              <w:pStyle w:val="TF-TEXTO"/>
              <w:spacing w:before="0"/>
              <w:ind w:firstLine="0"/>
            </w:pPr>
            <w:r>
              <w:t>Pergunta</w:t>
            </w:r>
          </w:p>
        </w:tc>
      </w:tr>
      <w:tr w:rsidR="00601BD8" w14:paraId="544CC3D1" w14:textId="77777777" w:rsidTr="002E66FE">
        <w:trPr>
          <w:trHeight w:val="78"/>
        </w:trPr>
        <w:tc>
          <w:tcPr>
            <w:tcW w:w="1101" w:type="dxa"/>
          </w:tcPr>
          <w:p w14:paraId="06719434" w14:textId="77777777" w:rsidR="00601BD8" w:rsidRDefault="00601BD8" w:rsidP="00931304">
            <w:pPr>
              <w:pStyle w:val="TF-TEXTO"/>
              <w:spacing w:before="0"/>
              <w:ind w:firstLine="0"/>
            </w:pPr>
            <w:r>
              <w:t>1</w:t>
            </w:r>
          </w:p>
        </w:tc>
        <w:tc>
          <w:tcPr>
            <w:tcW w:w="8678" w:type="dxa"/>
          </w:tcPr>
          <w:p w14:paraId="4E4F53C0" w14:textId="56142591" w:rsidR="00601BD8" w:rsidRDefault="00601BD8" w:rsidP="00931304">
            <w:pPr>
              <w:pStyle w:val="TF-TEXTO"/>
              <w:spacing w:before="0"/>
              <w:ind w:firstLine="0"/>
            </w:pPr>
            <w:r>
              <w:t>Criar um usuário utilizando um e-mail</w:t>
            </w:r>
            <w:ins w:id="251" w:author="Dalton Solano dos Reis" w:date="2023-06-25T12:15:00Z">
              <w:r w:rsidR="001130D5">
                <w:t>.</w:t>
              </w:r>
            </w:ins>
          </w:p>
        </w:tc>
      </w:tr>
      <w:tr w:rsidR="00601BD8" w14:paraId="3F407D0C" w14:textId="77777777" w:rsidTr="002E66FE">
        <w:tc>
          <w:tcPr>
            <w:tcW w:w="1101" w:type="dxa"/>
          </w:tcPr>
          <w:p w14:paraId="20010551" w14:textId="77777777" w:rsidR="00601BD8" w:rsidRDefault="00601BD8" w:rsidP="00931304">
            <w:pPr>
              <w:pStyle w:val="TF-TEXTO"/>
              <w:spacing w:before="0"/>
              <w:ind w:firstLine="0"/>
            </w:pPr>
            <w:r>
              <w:t>2</w:t>
            </w:r>
          </w:p>
        </w:tc>
        <w:tc>
          <w:tcPr>
            <w:tcW w:w="8678" w:type="dxa"/>
          </w:tcPr>
          <w:p w14:paraId="6235A67A" w14:textId="3AE20221" w:rsidR="00601BD8" w:rsidRDefault="00601BD8" w:rsidP="00931304">
            <w:pPr>
              <w:pStyle w:val="TF-TEXTO"/>
              <w:spacing w:before="0"/>
              <w:ind w:firstLine="0"/>
            </w:pPr>
            <w:r>
              <w:t>Realizar login com o usuário</w:t>
            </w:r>
            <w:ins w:id="252" w:author="Dalton Solano dos Reis" w:date="2023-06-25T12:15:00Z">
              <w:r w:rsidR="001130D5">
                <w:t>.</w:t>
              </w:r>
            </w:ins>
          </w:p>
        </w:tc>
      </w:tr>
      <w:tr w:rsidR="00601BD8" w14:paraId="7F205746" w14:textId="77777777" w:rsidTr="002E66FE">
        <w:tc>
          <w:tcPr>
            <w:tcW w:w="1101" w:type="dxa"/>
          </w:tcPr>
          <w:p w14:paraId="280A1053" w14:textId="77777777" w:rsidR="00601BD8" w:rsidRDefault="00601BD8" w:rsidP="00931304">
            <w:pPr>
              <w:pStyle w:val="TF-TEXTO"/>
              <w:spacing w:before="0"/>
              <w:ind w:firstLine="0"/>
            </w:pPr>
            <w:r>
              <w:t>3</w:t>
            </w:r>
          </w:p>
        </w:tc>
        <w:tc>
          <w:tcPr>
            <w:tcW w:w="8678" w:type="dxa"/>
          </w:tcPr>
          <w:p w14:paraId="25210743" w14:textId="645E91F5" w:rsidR="002E66FE" w:rsidRPr="002E66FE" w:rsidRDefault="002E66FE" w:rsidP="00931304">
            <w:pPr>
              <w:pStyle w:val="TF-TEXTO"/>
              <w:spacing w:before="0"/>
              <w:ind w:firstLine="0"/>
              <w:rPr>
                <w:rFonts w:ascii="Courier New" w:hAnsi="Courier New" w:cs="Courier New"/>
              </w:rPr>
            </w:pPr>
            <w:r>
              <w:t xml:space="preserve">Navegar ao menu </w:t>
            </w:r>
            <w:r w:rsidRPr="002E66FE">
              <w:rPr>
                <w:rFonts w:ascii="Courier New" w:hAnsi="Courier New" w:cs="Courier New"/>
              </w:rPr>
              <w:t>Exercício</w:t>
            </w:r>
            <w:ins w:id="253" w:author="Dalton Solano dos Reis" w:date="2023-06-25T12:15:00Z">
              <w:r w:rsidR="001130D5">
                <w:rPr>
                  <w:rFonts w:ascii="Courier New" w:hAnsi="Courier New" w:cs="Courier New"/>
                </w:rPr>
                <w:t>.</w:t>
              </w:r>
            </w:ins>
          </w:p>
        </w:tc>
      </w:tr>
      <w:tr w:rsidR="00601BD8" w14:paraId="578046B0" w14:textId="77777777" w:rsidTr="002E66FE">
        <w:tc>
          <w:tcPr>
            <w:tcW w:w="1101" w:type="dxa"/>
          </w:tcPr>
          <w:p w14:paraId="16C112A4" w14:textId="77777777" w:rsidR="00601BD8" w:rsidRDefault="00601BD8" w:rsidP="00931304">
            <w:pPr>
              <w:pStyle w:val="TF-TEXTO"/>
              <w:spacing w:before="0"/>
              <w:ind w:firstLine="0"/>
            </w:pPr>
            <w:r>
              <w:t>4</w:t>
            </w:r>
          </w:p>
        </w:tc>
        <w:tc>
          <w:tcPr>
            <w:tcW w:w="8678" w:type="dxa"/>
          </w:tcPr>
          <w:p w14:paraId="07F4DAF3" w14:textId="012D883C" w:rsidR="00601BD8" w:rsidRDefault="002E66FE" w:rsidP="00931304">
            <w:pPr>
              <w:pStyle w:val="TF-TEXTO"/>
              <w:spacing w:before="0"/>
              <w:ind w:firstLine="0"/>
            </w:pPr>
            <w:r>
              <w:t>Acessar o nível desejado selecionando um dos botões na tela</w:t>
            </w:r>
            <w:ins w:id="254" w:author="Dalton Solano dos Reis" w:date="2023-06-25T12:15:00Z">
              <w:r w:rsidR="001130D5">
                <w:t>.</w:t>
              </w:r>
            </w:ins>
          </w:p>
        </w:tc>
      </w:tr>
      <w:tr w:rsidR="00601BD8" w14:paraId="02FEA9D7" w14:textId="77777777" w:rsidTr="002E66FE">
        <w:tc>
          <w:tcPr>
            <w:tcW w:w="1101" w:type="dxa"/>
          </w:tcPr>
          <w:p w14:paraId="6F24A06E" w14:textId="77777777" w:rsidR="00601BD8" w:rsidRDefault="00601BD8" w:rsidP="00931304">
            <w:pPr>
              <w:pStyle w:val="TF-TEXTO"/>
              <w:spacing w:before="0"/>
              <w:ind w:firstLine="0"/>
            </w:pPr>
            <w:r>
              <w:t>5</w:t>
            </w:r>
          </w:p>
        </w:tc>
        <w:tc>
          <w:tcPr>
            <w:tcW w:w="8678" w:type="dxa"/>
          </w:tcPr>
          <w:p w14:paraId="6B2B9BA3" w14:textId="409D527C" w:rsidR="00601BD8" w:rsidRDefault="002E66FE" w:rsidP="00931304">
            <w:pPr>
              <w:pStyle w:val="TF-TEXTO"/>
              <w:spacing w:before="0"/>
              <w:ind w:firstLine="0"/>
            </w:pPr>
            <w:r>
              <w:t xml:space="preserve">Ler as informações do exercício que será realizado e clicar no botão </w:t>
            </w:r>
            <w:r w:rsidRPr="000C4C21">
              <w:rPr>
                <w:rStyle w:val="TF-COURIER9"/>
              </w:rPr>
              <w:t>Iniciar</w:t>
            </w:r>
            <w:r w:rsidRPr="002E66FE">
              <w:rPr>
                <w:rFonts w:ascii="Courier New" w:hAnsi="Courier New" w:cs="Courier New"/>
              </w:rPr>
              <w:t xml:space="preserve"> </w:t>
            </w:r>
            <w:r w:rsidRPr="000C4C21">
              <w:rPr>
                <w:rStyle w:val="TF-COURIER9"/>
              </w:rPr>
              <w:t>Exercício</w:t>
            </w:r>
            <w:ins w:id="255" w:author="Dalton Solano dos Reis" w:date="2023-06-25T12:15:00Z">
              <w:r w:rsidR="001130D5">
                <w:rPr>
                  <w:rStyle w:val="TF-COURIER9"/>
                </w:rPr>
                <w:t>.</w:t>
              </w:r>
            </w:ins>
          </w:p>
        </w:tc>
      </w:tr>
      <w:tr w:rsidR="00601BD8" w14:paraId="74E4505F" w14:textId="77777777" w:rsidTr="002E66FE">
        <w:tc>
          <w:tcPr>
            <w:tcW w:w="1101" w:type="dxa"/>
          </w:tcPr>
          <w:p w14:paraId="7EC646B0" w14:textId="77777777" w:rsidR="00601BD8" w:rsidRDefault="00601BD8" w:rsidP="00931304">
            <w:pPr>
              <w:pStyle w:val="TF-TEXTO"/>
              <w:spacing w:before="0"/>
              <w:ind w:firstLine="0"/>
            </w:pPr>
            <w:r>
              <w:t>6</w:t>
            </w:r>
          </w:p>
        </w:tc>
        <w:tc>
          <w:tcPr>
            <w:tcW w:w="8678" w:type="dxa"/>
          </w:tcPr>
          <w:p w14:paraId="1792C6E0" w14:textId="1C949C42" w:rsidR="00601BD8" w:rsidRDefault="002E66FE" w:rsidP="00931304">
            <w:pPr>
              <w:pStyle w:val="TF-TEXTO"/>
              <w:spacing w:before="0"/>
              <w:ind w:firstLine="0"/>
            </w:pPr>
            <w:r>
              <w:t xml:space="preserve">Realizar os exercícios demonstrados nos vídeos e após finalizar clicar no botão </w:t>
            </w:r>
            <w:r w:rsidRPr="000C4C21">
              <w:rPr>
                <w:rStyle w:val="TF-COURIER9"/>
              </w:rPr>
              <w:t>Finalizar</w:t>
            </w:r>
            <w:r w:rsidRPr="002E66FE">
              <w:rPr>
                <w:rFonts w:ascii="Courier New" w:hAnsi="Courier New" w:cs="Courier New"/>
              </w:rPr>
              <w:t xml:space="preserve"> </w:t>
            </w:r>
            <w:r w:rsidRPr="000C4C21">
              <w:rPr>
                <w:rStyle w:val="TF-COURIER9"/>
              </w:rPr>
              <w:t>exercício</w:t>
            </w:r>
            <w:ins w:id="256" w:author="Dalton Solano dos Reis" w:date="2023-06-25T12:15:00Z">
              <w:r w:rsidR="001130D5">
                <w:rPr>
                  <w:rStyle w:val="TF-COURIER9"/>
                </w:rPr>
                <w:t>.</w:t>
              </w:r>
            </w:ins>
          </w:p>
        </w:tc>
      </w:tr>
      <w:tr w:rsidR="00601BD8" w14:paraId="1B7DF9D3" w14:textId="77777777" w:rsidTr="002E66FE">
        <w:tc>
          <w:tcPr>
            <w:tcW w:w="1101" w:type="dxa"/>
          </w:tcPr>
          <w:p w14:paraId="75EC33E9" w14:textId="77777777" w:rsidR="00601BD8" w:rsidRDefault="00601BD8" w:rsidP="00931304">
            <w:pPr>
              <w:pStyle w:val="TF-TEXTO"/>
              <w:spacing w:before="0"/>
              <w:ind w:firstLine="0"/>
            </w:pPr>
            <w:r>
              <w:t>7</w:t>
            </w:r>
          </w:p>
        </w:tc>
        <w:tc>
          <w:tcPr>
            <w:tcW w:w="8678" w:type="dxa"/>
          </w:tcPr>
          <w:p w14:paraId="019064F7" w14:textId="26E1362C" w:rsidR="00601BD8" w:rsidRDefault="002E66FE" w:rsidP="00931304">
            <w:pPr>
              <w:pStyle w:val="TF-TEXTO"/>
              <w:spacing w:before="0"/>
              <w:ind w:firstLine="0"/>
            </w:pPr>
            <w:r>
              <w:t xml:space="preserve">Clicar no botão </w:t>
            </w:r>
            <w:r w:rsidR="00A67A32" w:rsidRPr="000C4C21">
              <w:rPr>
                <w:rStyle w:val="TF-COURIER9"/>
              </w:rPr>
              <w:t>Conquistas</w:t>
            </w:r>
            <w:r w:rsidR="000C4C21">
              <w:rPr>
                <w:rStyle w:val="TF-COURIER9"/>
              </w:rPr>
              <w:t xml:space="preserve"> </w:t>
            </w:r>
            <w:r>
              <w:t>e acessar calendário com o acompanhamento de dias que realizou exercícios</w:t>
            </w:r>
            <w:ins w:id="257" w:author="Dalton Solano dos Reis" w:date="2023-06-25T12:16:00Z">
              <w:r w:rsidR="001130D5">
                <w:t>.</w:t>
              </w:r>
            </w:ins>
            <w:del w:id="258" w:author="Dalton Solano dos Reis" w:date="2023-06-25T12:16:00Z">
              <w:r w:rsidDel="001130D5">
                <w:delText xml:space="preserve"> </w:delText>
              </w:r>
            </w:del>
          </w:p>
        </w:tc>
      </w:tr>
      <w:tr w:rsidR="002E66FE" w14:paraId="15A468C8" w14:textId="77777777" w:rsidTr="002E66FE">
        <w:tc>
          <w:tcPr>
            <w:tcW w:w="1101" w:type="dxa"/>
          </w:tcPr>
          <w:p w14:paraId="4AE5DFEE" w14:textId="77777777" w:rsidR="002E66FE" w:rsidRDefault="002E66FE" w:rsidP="002E66FE">
            <w:pPr>
              <w:pStyle w:val="TF-TEXTO"/>
              <w:spacing w:before="0"/>
              <w:ind w:firstLine="0"/>
            </w:pPr>
            <w:r>
              <w:t>8</w:t>
            </w:r>
          </w:p>
        </w:tc>
        <w:tc>
          <w:tcPr>
            <w:tcW w:w="8678" w:type="dxa"/>
          </w:tcPr>
          <w:p w14:paraId="6FCC8F5A" w14:textId="666AE5E2" w:rsidR="002E66FE" w:rsidRPr="002E66FE" w:rsidRDefault="002E66FE" w:rsidP="002E66FE">
            <w:pPr>
              <w:pStyle w:val="TF-TEXTO"/>
              <w:spacing w:before="0"/>
              <w:ind w:firstLine="0"/>
              <w:rPr>
                <w:rFonts w:ascii="Courier New" w:hAnsi="Courier New" w:cs="Courier New"/>
                <w:highlight w:val="yellow"/>
              </w:rPr>
            </w:pPr>
            <w:r>
              <w:t xml:space="preserve">Navegar ao menu </w:t>
            </w:r>
            <w:r w:rsidRPr="000C4C21">
              <w:rPr>
                <w:rStyle w:val="TF-COURIER9"/>
              </w:rPr>
              <w:t>Dados do participante</w:t>
            </w:r>
            <w:ins w:id="259" w:author="Dalton Solano dos Reis" w:date="2023-06-25T12:16:00Z">
              <w:r w:rsidR="001130D5">
                <w:rPr>
                  <w:rStyle w:val="TF-COURIER9"/>
                </w:rPr>
                <w:t>.</w:t>
              </w:r>
            </w:ins>
          </w:p>
        </w:tc>
      </w:tr>
      <w:tr w:rsidR="002E66FE" w14:paraId="030F57D5" w14:textId="77777777" w:rsidTr="002E66FE">
        <w:tc>
          <w:tcPr>
            <w:tcW w:w="1101" w:type="dxa"/>
          </w:tcPr>
          <w:p w14:paraId="5F548883" w14:textId="77777777" w:rsidR="002E66FE" w:rsidRDefault="002E66FE" w:rsidP="002E66FE">
            <w:pPr>
              <w:pStyle w:val="TF-TEXTO"/>
              <w:spacing w:before="0"/>
              <w:ind w:firstLine="0"/>
            </w:pPr>
            <w:r>
              <w:t>9</w:t>
            </w:r>
          </w:p>
        </w:tc>
        <w:tc>
          <w:tcPr>
            <w:tcW w:w="8678" w:type="dxa"/>
          </w:tcPr>
          <w:p w14:paraId="4905EAD9" w14:textId="2383EAB9" w:rsidR="002E66FE" w:rsidRPr="007E5124" w:rsidRDefault="002E66FE" w:rsidP="002E66FE">
            <w:pPr>
              <w:pStyle w:val="TF-TEXTO"/>
              <w:spacing w:before="0"/>
              <w:ind w:firstLine="0"/>
              <w:rPr>
                <w:rFonts w:ascii="Courier New" w:hAnsi="Courier New" w:cs="Courier New"/>
                <w:highlight w:val="yellow"/>
              </w:rPr>
            </w:pPr>
            <w:r>
              <w:t>C</w:t>
            </w:r>
            <w:r w:rsidRPr="002E66FE">
              <w:t>a</w:t>
            </w:r>
            <w:r>
              <w:t>dastrar as informações nos campos respectivos</w:t>
            </w:r>
            <w:r w:rsidR="007E5124">
              <w:t xml:space="preserve"> e clicar no botão </w:t>
            </w:r>
            <w:r w:rsidR="007E5124" w:rsidRPr="000C4C21">
              <w:rPr>
                <w:rStyle w:val="TF-COURIER9"/>
              </w:rPr>
              <w:t>Salvar</w:t>
            </w:r>
            <w:ins w:id="260" w:author="Dalton Solano dos Reis" w:date="2023-06-25T12:16:00Z">
              <w:r w:rsidR="001130D5">
                <w:rPr>
                  <w:rStyle w:val="TF-COURIER9"/>
                </w:rPr>
                <w:t>.</w:t>
              </w:r>
            </w:ins>
          </w:p>
        </w:tc>
      </w:tr>
      <w:tr w:rsidR="007E5124" w14:paraId="21979E0A" w14:textId="77777777" w:rsidTr="002E66FE">
        <w:tc>
          <w:tcPr>
            <w:tcW w:w="1101" w:type="dxa"/>
          </w:tcPr>
          <w:p w14:paraId="7EA9476A" w14:textId="77777777" w:rsidR="007E5124" w:rsidRPr="007E5124" w:rsidRDefault="007E5124" w:rsidP="007E5124">
            <w:pPr>
              <w:pStyle w:val="TF-TEXTO"/>
              <w:spacing w:before="0"/>
              <w:ind w:firstLine="0"/>
            </w:pPr>
            <w:r w:rsidRPr="007E5124">
              <w:lastRenderedPageBreak/>
              <w:t>10</w:t>
            </w:r>
          </w:p>
        </w:tc>
        <w:tc>
          <w:tcPr>
            <w:tcW w:w="8678" w:type="dxa"/>
          </w:tcPr>
          <w:p w14:paraId="3F25A0D3" w14:textId="02C8E870" w:rsidR="007E5124" w:rsidRPr="007E5124" w:rsidRDefault="007E5124" w:rsidP="007E5124">
            <w:pPr>
              <w:pStyle w:val="TF-TEXTO"/>
              <w:spacing w:before="0"/>
              <w:ind w:firstLine="0"/>
            </w:pPr>
            <w:r w:rsidRPr="007E5124">
              <w:t xml:space="preserve">Navegar ao menu </w:t>
            </w:r>
            <w:r w:rsidRPr="000C4C21">
              <w:rPr>
                <w:rStyle w:val="TF-COURIER9"/>
              </w:rPr>
              <w:t>Blog</w:t>
            </w:r>
            <w:ins w:id="261" w:author="Dalton Solano dos Reis" w:date="2023-06-25T12:16:00Z">
              <w:r w:rsidR="001130D5">
                <w:rPr>
                  <w:rStyle w:val="TF-COURIER9"/>
                </w:rPr>
                <w:t>.</w:t>
              </w:r>
            </w:ins>
          </w:p>
        </w:tc>
      </w:tr>
      <w:tr w:rsidR="002E66FE" w14:paraId="792ED510" w14:textId="77777777" w:rsidTr="002E66FE">
        <w:tc>
          <w:tcPr>
            <w:tcW w:w="1101" w:type="dxa"/>
          </w:tcPr>
          <w:p w14:paraId="5096A1E0" w14:textId="77777777" w:rsidR="002E66FE" w:rsidRPr="007E5124" w:rsidRDefault="002E66FE" w:rsidP="002E66FE">
            <w:pPr>
              <w:pStyle w:val="TF-TEXTO"/>
              <w:spacing w:before="0"/>
              <w:ind w:firstLine="0"/>
            </w:pPr>
            <w:r w:rsidRPr="007E5124">
              <w:t>11</w:t>
            </w:r>
          </w:p>
        </w:tc>
        <w:tc>
          <w:tcPr>
            <w:tcW w:w="8678" w:type="dxa"/>
          </w:tcPr>
          <w:p w14:paraId="3DCCE9B7" w14:textId="79B51152" w:rsidR="002E66FE" w:rsidRPr="007E5124" w:rsidRDefault="007E5124" w:rsidP="002E66FE">
            <w:pPr>
              <w:pStyle w:val="TF-TEXTO"/>
              <w:spacing w:before="0"/>
              <w:ind w:firstLine="0"/>
            </w:pPr>
            <w:r w:rsidRPr="007E5124">
              <w:t>Cli</w:t>
            </w:r>
            <w:r>
              <w:t>car em uma das notícias cadastradas</w:t>
            </w:r>
            <w:ins w:id="262" w:author="Dalton Solano dos Reis" w:date="2023-06-25T12:16:00Z">
              <w:r w:rsidR="001130D5">
                <w:t>.</w:t>
              </w:r>
            </w:ins>
          </w:p>
        </w:tc>
      </w:tr>
    </w:tbl>
    <w:p w14:paraId="4D4553E4" w14:textId="162BF07A" w:rsidR="00601BD8" w:rsidRDefault="007E5124" w:rsidP="007E5124">
      <w:pPr>
        <w:pStyle w:val="TF-TEXTO"/>
        <w:spacing w:before="0"/>
        <w:ind w:firstLine="0"/>
        <w:jc w:val="center"/>
        <w:rPr>
          <w:sz w:val="18"/>
          <w:szCs w:val="18"/>
        </w:rPr>
      </w:pPr>
      <w:r w:rsidRPr="007E5124">
        <w:rPr>
          <w:sz w:val="18"/>
          <w:szCs w:val="18"/>
        </w:rPr>
        <w:t>Fonte: Elaborado pela autora</w:t>
      </w:r>
      <w:ins w:id="263" w:author="Dalton Solano dos Reis" w:date="2023-06-25T12:16:00Z">
        <w:r w:rsidR="001130D5">
          <w:rPr>
            <w:sz w:val="18"/>
            <w:szCs w:val="18"/>
          </w:rPr>
          <w:t>.</w:t>
        </w:r>
      </w:ins>
    </w:p>
    <w:p w14:paraId="195B0A68" w14:textId="696CFE58" w:rsidR="00E922D5" w:rsidRDefault="00BB680C" w:rsidP="00E922D5">
      <w:pPr>
        <w:pStyle w:val="TF-TEXTO"/>
        <w:spacing w:before="0"/>
        <w:ind w:firstLine="0"/>
        <w:rPr>
          <w:sz w:val="18"/>
          <w:szCs w:val="18"/>
        </w:rPr>
      </w:pPr>
      <w:r>
        <w:rPr>
          <w:sz w:val="18"/>
          <w:szCs w:val="18"/>
        </w:rPr>
        <w:tab/>
      </w:r>
      <w:r w:rsidRPr="00BB680C">
        <w:t>Ao realizar os teste</w:t>
      </w:r>
      <w:r>
        <w:t xml:space="preserve">s o participante A teve dificuldade em encontrar o botão de </w:t>
      </w:r>
      <w:r w:rsidRPr="00BB680C">
        <w:rPr>
          <w:rStyle w:val="TF-COURIER9"/>
        </w:rPr>
        <w:t>Iniciar exercícios</w:t>
      </w:r>
      <w:r w:rsidR="006064DE">
        <w:t xml:space="preserve">. Foi realizada a demonstração de todos os menus e funcionalidades para todos os participantes como demonstrado na </w:t>
      </w:r>
      <w:r w:rsidR="006064DE" w:rsidRPr="006064DE">
        <w:rPr>
          <w:highlight w:val="yellow"/>
        </w:rPr>
        <w:t>Figura</w:t>
      </w:r>
      <w:r w:rsidR="006064DE">
        <w:t xml:space="preserve">. </w:t>
      </w:r>
      <w:r w:rsidR="006064DE" w:rsidRPr="006064DE">
        <w:t>A fim de obter uma avaliação</w:t>
      </w:r>
      <w:r w:rsidR="006064DE">
        <w:t>, foi perguntado para cada participante no final da demonstração sugestões, melhorias e opiniões sobre o aplicativo. As respostas obtidas revelaram uma grande aprovação do aplicativo, com frases como “</w:t>
      </w:r>
      <w:r w:rsidR="006064DE" w:rsidRPr="006064DE">
        <w:t xml:space="preserve">é como se a </w:t>
      </w:r>
      <w:r w:rsidR="006064DE">
        <w:t>M</w:t>
      </w:r>
      <w:r w:rsidR="006064DE" w:rsidRPr="006064DE">
        <w:t>argit estivesse dentro do celular</w:t>
      </w:r>
      <w:r w:rsidR="006064DE">
        <w:t xml:space="preserve">”. Houve também questionamentos sobre a continuidade do aplicativo e sugestões de melhorias, como a adição de lembretes para lembrar de realizar as atividades. </w:t>
      </w:r>
    </w:p>
    <w:p w14:paraId="735363FB" w14:textId="77777777" w:rsidR="00BB680C" w:rsidRDefault="00BB680C" w:rsidP="00E922D5">
      <w:pPr>
        <w:pStyle w:val="TF-TEXTO"/>
        <w:spacing w:before="0"/>
        <w:ind w:firstLine="0"/>
        <w:rPr>
          <w:sz w:val="18"/>
          <w:szCs w:val="18"/>
        </w:rPr>
      </w:pPr>
    </w:p>
    <w:p w14:paraId="111C7D1A" w14:textId="1513BD93" w:rsidR="00E922D5" w:rsidRPr="00BB680C" w:rsidRDefault="00E922D5" w:rsidP="00E922D5">
      <w:pPr>
        <w:pStyle w:val="Legenda"/>
        <w:jc w:val="center"/>
        <w:rPr>
          <w:b w:val="0"/>
          <w:bCs w:val="0"/>
        </w:rPr>
      </w:pPr>
      <w:r w:rsidRPr="00BB680C">
        <w:rPr>
          <w:b w:val="0"/>
          <w:bCs w:val="0"/>
          <w:highlight w:val="yellow"/>
        </w:rPr>
        <w:t>Figur</w:t>
      </w:r>
      <w:r w:rsidR="00BB680C" w:rsidRPr="00BB680C">
        <w:rPr>
          <w:b w:val="0"/>
          <w:bCs w:val="0"/>
          <w:highlight w:val="yellow"/>
        </w:rPr>
        <w:t>a</w:t>
      </w:r>
      <w:r w:rsidRPr="00BB680C">
        <w:rPr>
          <w:b w:val="0"/>
          <w:bCs w:val="0"/>
          <w:highlight w:val="yellow"/>
        </w:rPr>
        <w:t xml:space="preserve"> </w:t>
      </w:r>
      <w:r w:rsidRPr="00BB680C">
        <w:rPr>
          <w:b w:val="0"/>
          <w:bCs w:val="0"/>
          <w:highlight w:val="yellow"/>
        </w:rPr>
        <w:fldChar w:fldCharType="begin"/>
      </w:r>
      <w:r w:rsidRPr="00BB680C">
        <w:rPr>
          <w:b w:val="0"/>
          <w:bCs w:val="0"/>
          <w:highlight w:val="yellow"/>
        </w:rPr>
        <w:instrText xml:space="preserve"> SEQ Figure \* ARABIC </w:instrText>
      </w:r>
      <w:r w:rsidRPr="00BB680C">
        <w:rPr>
          <w:b w:val="0"/>
          <w:bCs w:val="0"/>
          <w:highlight w:val="yellow"/>
        </w:rPr>
        <w:fldChar w:fldCharType="separate"/>
      </w:r>
      <w:r w:rsidRPr="00BB680C">
        <w:rPr>
          <w:b w:val="0"/>
          <w:bCs w:val="0"/>
          <w:noProof/>
          <w:highlight w:val="yellow"/>
        </w:rPr>
        <w:t>1</w:t>
      </w:r>
      <w:r w:rsidRPr="00BB680C">
        <w:rPr>
          <w:b w:val="0"/>
          <w:bCs w:val="0"/>
          <w:highlight w:val="yellow"/>
        </w:rPr>
        <w:fldChar w:fldCharType="end"/>
      </w:r>
      <w:r w:rsidR="00BB680C">
        <w:rPr>
          <w:b w:val="0"/>
          <w:bCs w:val="0"/>
        </w:rPr>
        <w:t xml:space="preserve"> – Realização dos testes com os participantes da associação Viva Parkinson</w:t>
      </w:r>
    </w:p>
    <w:p w14:paraId="387A6FF4" w14:textId="77777777" w:rsidR="00E922D5" w:rsidRDefault="00E922D5" w:rsidP="00E922D5">
      <w:pPr>
        <w:pStyle w:val="TF-TEXTO"/>
        <w:keepNext/>
        <w:spacing w:before="0"/>
        <w:ind w:firstLine="0"/>
        <w:jc w:val="center"/>
      </w:pPr>
      <w:r>
        <w:rPr>
          <w:noProof/>
          <w:sz w:val="18"/>
          <w:szCs w:val="18"/>
        </w:rPr>
        <w:drawing>
          <wp:inline distT="0" distB="0" distL="0" distR="0" wp14:anchorId="3FD5F192" wp14:editId="346A139B">
            <wp:extent cx="4057650" cy="2528296"/>
            <wp:effectExtent l="0" t="0" r="0" b="5715"/>
            <wp:docPr id="133441474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14744" name="Imagem 133441474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60815" cy="2530268"/>
                    </a:xfrm>
                    <a:prstGeom prst="rect">
                      <a:avLst/>
                    </a:prstGeom>
                  </pic:spPr>
                </pic:pic>
              </a:graphicData>
            </a:graphic>
          </wp:inline>
        </w:drawing>
      </w:r>
    </w:p>
    <w:p w14:paraId="51EEBECA" w14:textId="6DC0138B" w:rsidR="006064DE" w:rsidRDefault="00E922D5" w:rsidP="006064DE">
      <w:pPr>
        <w:pStyle w:val="Legenda"/>
        <w:jc w:val="center"/>
        <w:rPr>
          <w:b w:val="0"/>
          <w:bCs w:val="0"/>
          <w:sz w:val="18"/>
          <w:szCs w:val="18"/>
        </w:rPr>
      </w:pPr>
      <w:r w:rsidRPr="00E922D5">
        <w:rPr>
          <w:b w:val="0"/>
          <w:bCs w:val="0"/>
          <w:sz w:val="18"/>
          <w:szCs w:val="18"/>
        </w:rPr>
        <w:t>Fonte: Elaborado pela autora</w:t>
      </w:r>
      <w:ins w:id="264" w:author="Dalton Solano dos Reis" w:date="2023-06-25T12:17:00Z">
        <w:r w:rsidR="001130D5">
          <w:rPr>
            <w:b w:val="0"/>
            <w:bCs w:val="0"/>
            <w:sz w:val="18"/>
            <w:szCs w:val="18"/>
          </w:rPr>
          <w:t>.</w:t>
        </w:r>
      </w:ins>
    </w:p>
    <w:p w14:paraId="52EDA00C" w14:textId="4E559CDF" w:rsidR="006064DE" w:rsidRPr="006064DE" w:rsidRDefault="006064DE" w:rsidP="006064DE">
      <w:pPr>
        <w:rPr>
          <w:sz w:val="20"/>
          <w:szCs w:val="20"/>
        </w:rPr>
      </w:pPr>
      <w:r>
        <w:tab/>
      </w:r>
      <w:r>
        <w:rPr>
          <w:sz w:val="20"/>
          <w:szCs w:val="20"/>
        </w:rPr>
        <w:t>Segundo as respostas obtidas, o aplicativo teve grande aceitação</w:t>
      </w:r>
      <w:r w:rsidR="002355F8">
        <w:rPr>
          <w:sz w:val="20"/>
          <w:szCs w:val="20"/>
        </w:rPr>
        <w:t xml:space="preserve"> por parte dos portadores da DP. Segundo Mafra (2023a), “o aplicativo é super relevante, os exercícios são fundamentais para o controle da doença!”. </w:t>
      </w:r>
    </w:p>
    <w:p w14:paraId="5DF02632" w14:textId="63351481" w:rsidR="000C4C21" w:rsidRDefault="000C4C21" w:rsidP="000C4C21">
      <w:pPr>
        <w:pStyle w:val="Ttulo2"/>
      </w:pPr>
      <w:r>
        <w:t>COMPARATIVO COM CORRELATOS</w:t>
      </w:r>
    </w:p>
    <w:p w14:paraId="6E32C452" w14:textId="3C2809FF" w:rsidR="00021529" w:rsidRDefault="00021529" w:rsidP="00021529">
      <w:pPr>
        <w:pStyle w:val="TF-TEXTO"/>
      </w:pPr>
      <w:r>
        <w:t xml:space="preserve">O </w:t>
      </w:r>
      <w:r w:rsidRPr="00021529">
        <w:rPr>
          <w:highlight w:val="yellow"/>
        </w:rPr>
        <w:t>Quadro 11</w:t>
      </w:r>
      <w:r>
        <w:t xml:space="preserve"> mostra uma comparação entre o presente trabalho e os trabalhos correlatos. Pode ser observado que os três trabalhos correlatos são aplicativos destinados a atividades físicas. O Nike Training Club (2023) e o Apple Fitness Plus (2023) têm como objetivo principal oferecer uma variedade de treinos gratuitos. O aplicativo SmartGym (2023) aborda conteúdos relacionados a exercícios físicos em academias.</w:t>
      </w:r>
    </w:p>
    <w:p w14:paraId="3E6B8537" w14:textId="54EBB425" w:rsidR="00021529" w:rsidRPr="00021529" w:rsidRDefault="00021529" w:rsidP="00021529">
      <w:pPr>
        <w:pStyle w:val="TF-TEXTO"/>
      </w:pPr>
      <w:r>
        <w:t xml:space="preserve">Esses aplicativos estão disponíveis em diferentes plataformas. O Nike Training Club (2023) está disponível para Android e iOS, podendo ser utilizado gratuitamente nessas plataformas. O aplicativo SmartGym (2023) foi desenvolvido exclusivamente para iOS, assim como o Apple Fitness Plus (2023). Todos os aplicativos estão disponíveis para uso pelos usuários finais. O aplicativo </w:t>
      </w:r>
      <w:commentRangeStart w:id="265"/>
      <w:r w:rsidRPr="00021529">
        <w:rPr>
          <w:highlight w:val="yellow"/>
        </w:rPr>
        <w:t>DPMove foi submetido à Play Store para ser disponibilizado aos usuários finais.</w:t>
      </w:r>
      <w:commentRangeEnd w:id="265"/>
      <w:r w:rsidR="001130D5">
        <w:rPr>
          <w:rStyle w:val="Refdecomentrio"/>
        </w:rPr>
        <w:commentReference w:id="265"/>
      </w:r>
    </w:p>
    <w:p w14:paraId="0164389A" w14:textId="62D35DD2" w:rsidR="00D42C3F" w:rsidRDefault="000C4C21" w:rsidP="00D42C3F">
      <w:pPr>
        <w:pStyle w:val="TF-TEXTO"/>
      </w:pPr>
      <w:r>
        <w:t>Em</w:t>
      </w:r>
      <w:r w:rsidR="00CA5DF4">
        <w:t xml:space="preserve"> comparação com os trabalhos correlatos selecionados, o aplicativo tem a vantagem de ser multiplataforma, vendo que dois correlatos só estão disponíveis para iOS, proporcionando assim uma maior quantidade de usuários. Porém todos os aplicativos são semelhantes no quesito de realização de exercícios. Como pode ser observado no </w:t>
      </w:r>
      <w:r w:rsidR="00CA5DF4" w:rsidRPr="00021529">
        <w:rPr>
          <w:highlight w:val="yellow"/>
        </w:rPr>
        <w:t>Quadro ?.</w:t>
      </w:r>
    </w:p>
    <w:p w14:paraId="76F54A20" w14:textId="0CF07CAA" w:rsidR="00D42C3F" w:rsidRDefault="00D42C3F" w:rsidP="00D42C3F">
      <w:pPr>
        <w:pStyle w:val="TF-TEXTO"/>
        <w:jc w:val="center"/>
      </w:pPr>
      <w:commentRangeStart w:id="266"/>
      <w:r>
        <w:t xml:space="preserve">Quadro </w:t>
      </w:r>
      <w:commentRangeEnd w:id="266"/>
      <w:r w:rsidR="00E97715">
        <w:rPr>
          <w:rStyle w:val="Refdecomentrio"/>
        </w:rPr>
        <w:commentReference w:id="266"/>
      </w:r>
      <w:r>
        <w:t>– Comparativo com os correlatos</w:t>
      </w:r>
    </w:p>
    <w:tbl>
      <w:tblPr>
        <w:tblStyle w:val="Tabelacomgrade"/>
        <w:tblW w:w="9634" w:type="dxa"/>
        <w:tblLook w:val="04A0" w:firstRow="1" w:lastRow="0" w:firstColumn="1" w:lastColumn="0" w:noHBand="0" w:noVBand="1"/>
        <w:tblPrChange w:id="267" w:author="Dalton Solano dos Reis" w:date="2023-06-25T12:21:00Z">
          <w:tblPr>
            <w:tblStyle w:val="Tabelacomgrade"/>
            <w:tblW w:w="9634" w:type="dxa"/>
            <w:tblLook w:val="04A0" w:firstRow="1" w:lastRow="0" w:firstColumn="1" w:lastColumn="0" w:noHBand="0" w:noVBand="1"/>
          </w:tblPr>
        </w:tblPrChange>
      </w:tblPr>
      <w:tblGrid>
        <w:gridCol w:w="3256"/>
        <w:gridCol w:w="1559"/>
        <w:gridCol w:w="1701"/>
        <w:gridCol w:w="1559"/>
        <w:gridCol w:w="1559"/>
        <w:tblGridChange w:id="268">
          <w:tblGrid>
            <w:gridCol w:w="1926"/>
            <w:gridCol w:w="1927"/>
            <w:gridCol w:w="1927"/>
            <w:gridCol w:w="1927"/>
            <w:gridCol w:w="1927"/>
          </w:tblGrid>
        </w:tblGridChange>
      </w:tblGrid>
      <w:tr w:rsidR="002076FA" w:rsidRPr="00E97715" w14:paraId="52BB05A6" w14:textId="77777777" w:rsidTr="00E97715">
        <w:trPr>
          <w:trHeight w:val="333"/>
          <w:trPrChange w:id="269" w:author="Dalton Solano dos Reis" w:date="2023-06-25T12:21:00Z">
            <w:trPr>
              <w:trHeight w:val="333"/>
            </w:trPr>
          </w:trPrChange>
        </w:trPr>
        <w:tc>
          <w:tcPr>
            <w:tcW w:w="3256" w:type="dxa"/>
            <w:tcPrChange w:id="270" w:author="Dalton Solano dos Reis" w:date="2023-06-25T12:21:00Z">
              <w:tcPr>
                <w:tcW w:w="1926" w:type="dxa"/>
              </w:tcPr>
            </w:tcPrChange>
          </w:tcPr>
          <w:p w14:paraId="61B86D74" w14:textId="77777777" w:rsidR="002076FA" w:rsidRPr="00E97715" w:rsidRDefault="002076FA">
            <w:pPr>
              <w:pStyle w:val="TF-TEXTO"/>
              <w:spacing w:before="0"/>
              <w:ind w:firstLine="0"/>
              <w:rPr>
                <w:sz w:val="18"/>
                <w:szCs w:val="18"/>
                <w:rPrChange w:id="271" w:author="Dalton Solano dos Reis" w:date="2023-06-25T12:22:00Z">
                  <w:rPr/>
                </w:rPrChange>
              </w:rPr>
              <w:pPrChange w:id="272" w:author="Dalton Solano dos Reis" w:date="2023-06-25T12:21:00Z">
                <w:pPr>
                  <w:pStyle w:val="TF-TEXTO"/>
                  <w:ind w:firstLine="0"/>
                </w:pPr>
              </w:pPrChange>
            </w:pPr>
          </w:p>
        </w:tc>
        <w:tc>
          <w:tcPr>
            <w:tcW w:w="1559" w:type="dxa"/>
            <w:tcPrChange w:id="273" w:author="Dalton Solano dos Reis" w:date="2023-06-25T12:21:00Z">
              <w:tcPr>
                <w:tcW w:w="1927" w:type="dxa"/>
              </w:tcPr>
            </w:tcPrChange>
          </w:tcPr>
          <w:p w14:paraId="3AE45E28" w14:textId="77777777" w:rsidR="002076FA" w:rsidRPr="00E97715" w:rsidRDefault="002076FA" w:rsidP="00E97715">
            <w:pPr>
              <w:pStyle w:val="TF-TEXTO-QUADRO"/>
              <w:jc w:val="both"/>
              <w:rPr>
                <w:sz w:val="18"/>
                <w:szCs w:val="18"/>
                <w:rPrChange w:id="274" w:author="Dalton Solano dos Reis" w:date="2023-06-25T12:22:00Z">
                  <w:rPr/>
                </w:rPrChange>
              </w:rPr>
            </w:pPr>
            <w:r w:rsidRPr="00E97715">
              <w:rPr>
                <w:sz w:val="18"/>
                <w:szCs w:val="18"/>
                <w:rPrChange w:id="275" w:author="Dalton Solano dos Reis" w:date="2023-06-25T12:22:00Z">
                  <w:rPr/>
                </w:rPrChange>
              </w:rPr>
              <w:t>Nike Training Club (2023)</w:t>
            </w:r>
          </w:p>
          <w:p w14:paraId="7B4BF665" w14:textId="77777777" w:rsidR="002076FA" w:rsidRPr="00E97715" w:rsidRDefault="002076FA">
            <w:pPr>
              <w:pStyle w:val="TF-TEXTO"/>
              <w:spacing w:before="0"/>
              <w:ind w:firstLine="0"/>
              <w:rPr>
                <w:sz w:val="18"/>
                <w:szCs w:val="18"/>
                <w:rPrChange w:id="276" w:author="Dalton Solano dos Reis" w:date="2023-06-25T12:22:00Z">
                  <w:rPr/>
                </w:rPrChange>
              </w:rPr>
              <w:pPrChange w:id="277" w:author="Dalton Solano dos Reis" w:date="2023-06-25T12:21:00Z">
                <w:pPr>
                  <w:pStyle w:val="TF-TEXTO"/>
                  <w:ind w:firstLine="0"/>
                </w:pPr>
              </w:pPrChange>
            </w:pPr>
          </w:p>
        </w:tc>
        <w:tc>
          <w:tcPr>
            <w:tcW w:w="1701" w:type="dxa"/>
            <w:tcPrChange w:id="278" w:author="Dalton Solano dos Reis" w:date="2023-06-25T12:21:00Z">
              <w:tcPr>
                <w:tcW w:w="1927" w:type="dxa"/>
              </w:tcPr>
            </w:tcPrChange>
          </w:tcPr>
          <w:p w14:paraId="2C38792D" w14:textId="6ABAAE60" w:rsidR="002076FA" w:rsidRPr="00E97715" w:rsidRDefault="002076FA">
            <w:pPr>
              <w:pStyle w:val="TF-TEXTO"/>
              <w:spacing w:before="0"/>
              <w:ind w:firstLine="0"/>
              <w:rPr>
                <w:sz w:val="18"/>
                <w:szCs w:val="18"/>
                <w:rPrChange w:id="279" w:author="Dalton Solano dos Reis" w:date="2023-06-25T12:22:00Z">
                  <w:rPr/>
                </w:rPrChange>
              </w:rPr>
              <w:pPrChange w:id="280" w:author="Dalton Solano dos Reis" w:date="2023-06-25T12:21:00Z">
                <w:pPr>
                  <w:pStyle w:val="TF-TEXTO"/>
                  <w:ind w:firstLine="0"/>
                </w:pPr>
              </w:pPrChange>
            </w:pPr>
            <w:r w:rsidRPr="00E97715">
              <w:rPr>
                <w:sz w:val="18"/>
                <w:szCs w:val="18"/>
                <w:rPrChange w:id="281" w:author="Dalton Solano dos Reis" w:date="2023-06-25T12:22:00Z">
                  <w:rPr/>
                </w:rPrChange>
              </w:rPr>
              <w:t>SmartGym (2023)</w:t>
            </w:r>
          </w:p>
        </w:tc>
        <w:tc>
          <w:tcPr>
            <w:tcW w:w="1559" w:type="dxa"/>
            <w:tcPrChange w:id="282" w:author="Dalton Solano dos Reis" w:date="2023-06-25T12:21:00Z">
              <w:tcPr>
                <w:tcW w:w="1927" w:type="dxa"/>
              </w:tcPr>
            </w:tcPrChange>
          </w:tcPr>
          <w:p w14:paraId="3FD7F649" w14:textId="77777777" w:rsidR="002076FA" w:rsidRPr="00E97715" w:rsidRDefault="002076FA" w:rsidP="00E97715">
            <w:pPr>
              <w:pStyle w:val="TF-TEXTO-QUADRO"/>
              <w:jc w:val="both"/>
              <w:rPr>
                <w:sz w:val="18"/>
                <w:szCs w:val="18"/>
                <w:rPrChange w:id="283" w:author="Dalton Solano dos Reis" w:date="2023-06-25T12:22:00Z">
                  <w:rPr/>
                </w:rPrChange>
              </w:rPr>
            </w:pPr>
            <w:r w:rsidRPr="00E97715">
              <w:rPr>
                <w:sz w:val="18"/>
                <w:szCs w:val="18"/>
                <w:rPrChange w:id="284" w:author="Dalton Solano dos Reis" w:date="2023-06-25T12:22:00Z">
                  <w:rPr/>
                </w:rPrChange>
              </w:rPr>
              <w:t>Apple Fitness Plus (2023)</w:t>
            </w:r>
          </w:p>
          <w:p w14:paraId="0D8D9030" w14:textId="77777777" w:rsidR="002076FA" w:rsidRPr="00E97715" w:rsidRDefault="002076FA">
            <w:pPr>
              <w:pStyle w:val="TF-TEXTO"/>
              <w:spacing w:before="0"/>
              <w:ind w:firstLine="0"/>
              <w:rPr>
                <w:sz w:val="18"/>
                <w:szCs w:val="18"/>
                <w:rPrChange w:id="285" w:author="Dalton Solano dos Reis" w:date="2023-06-25T12:22:00Z">
                  <w:rPr/>
                </w:rPrChange>
              </w:rPr>
              <w:pPrChange w:id="286" w:author="Dalton Solano dos Reis" w:date="2023-06-25T12:21:00Z">
                <w:pPr>
                  <w:pStyle w:val="TF-TEXTO"/>
                  <w:ind w:firstLine="0"/>
                </w:pPr>
              </w:pPrChange>
            </w:pPr>
          </w:p>
        </w:tc>
        <w:tc>
          <w:tcPr>
            <w:tcW w:w="1559" w:type="dxa"/>
            <w:tcPrChange w:id="287" w:author="Dalton Solano dos Reis" w:date="2023-06-25T12:21:00Z">
              <w:tcPr>
                <w:tcW w:w="1927" w:type="dxa"/>
              </w:tcPr>
            </w:tcPrChange>
          </w:tcPr>
          <w:p w14:paraId="0AE136F1" w14:textId="7DAC5C35" w:rsidR="002076FA" w:rsidRPr="00E97715" w:rsidRDefault="002076FA">
            <w:pPr>
              <w:pStyle w:val="TF-TEXTO"/>
              <w:spacing w:before="0"/>
              <w:ind w:firstLine="0"/>
              <w:rPr>
                <w:sz w:val="18"/>
                <w:szCs w:val="18"/>
                <w:rPrChange w:id="288" w:author="Dalton Solano dos Reis" w:date="2023-06-25T12:22:00Z">
                  <w:rPr/>
                </w:rPrChange>
              </w:rPr>
              <w:pPrChange w:id="289" w:author="Dalton Solano dos Reis" w:date="2023-06-25T12:21:00Z">
                <w:pPr>
                  <w:pStyle w:val="TF-TEXTO"/>
                  <w:ind w:firstLine="0"/>
                </w:pPr>
              </w:pPrChange>
            </w:pPr>
            <w:r w:rsidRPr="00E97715">
              <w:rPr>
                <w:sz w:val="18"/>
                <w:szCs w:val="18"/>
                <w:rPrChange w:id="290" w:author="Dalton Solano dos Reis" w:date="2023-06-25T12:22:00Z">
                  <w:rPr/>
                </w:rPrChange>
              </w:rPr>
              <w:t>DP Move</w:t>
            </w:r>
          </w:p>
        </w:tc>
      </w:tr>
      <w:tr w:rsidR="002076FA" w:rsidRPr="00E97715" w14:paraId="1A7E5A83" w14:textId="77777777" w:rsidTr="00E97715">
        <w:trPr>
          <w:trHeight w:val="217"/>
          <w:trPrChange w:id="291" w:author="Dalton Solano dos Reis" w:date="2023-06-25T12:21:00Z">
            <w:trPr>
              <w:trHeight w:val="217"/>
            </w:trPr>
          </w:trPrChange>
        </w:trPr>
        <w:tc>
          <w:tcPr>
            <w:tcW w:w="3256" w:type="dxa"/>
            <w:tcPrChange w:id="292" w:author="Dalton Solano dos Reis" w:date="2023-06-25T12:21:00Z">
              <w:tcPr>
                <w:tcW w:w="1926" w:type="dxa"/>
              </w:tcPr>
            </w:tcPrChange>
          </w:tcPr>
          <w:p w14:paraId="6BD489A5" w14:textId="71CA918F" w:rsidR="002076FA" w:rsidRPr="00E97715" w:rsidRDefault="002076FA">
            <w:pPr>
              <w:pStyle w:val="TF-TEXTO"/>
              <w:spacing w:before="0"/>
              <w:ind w:firstLine="0"/>
              <w:contextualSpacing/>
              <w:rPr>
                <w:sz w:val="18"/>
                <w:szCs w:val="18"/>
                <w:rPrChange w:id="293" w:author="Dalton Solano dos Reis" w:date="2023-06-25T12:22:00Z">
                  <w:rPr/>
                </w:rPrChange>
              </w:rPr>
              <w:pPrChange w:id="294" w:author="Dalton Solano dos Reis" w:date="2023-06-25T12:21:00Z">
                <w:pPr>
                  <w:pStyle w:val="TF-TEXTO"/>
                  <w:ind w:firstLine="0"/>
                  <w:contextualSpacing/>
                </w:pPr>
              </w:pPrChange>
            </w:pPr>
            <w:r w:rsidRPr="00E97715">
              <w:rPr>
                <w:sz w:val="18"/>
                <w:szCs w:val="18"/>
                <w:rPrChange w:id="295" w:author="Dalton Solano dos Reis" w:date="2023-06-25T12:22:00Z">
                  <w:rPr/>
                </w:rPrChange>
              </w:rPr>
              <w:t>Plataforma</w:t>
            </w:r>
          </w:p>
        </w:tc>
        <w:tc>
          <w:tcPr>
            <w:tcW w:w="1559" w:type="dxa"/>
            <w:tcPrChange w:id="296" w:author="Dalton Solano dos Reis" w:date="2023-06-25T12:21:00Z">
              <w:tcPr>
                <w:tcW w:w="1927" w:type="dxa"/>
              </w:tcPr>
            </w:tcPrChange>
          </w:tcPr>
          <w:p w14:paraId="53B15EB3" w14:textId="05F4D5B0" w:rsidR="002076FA" w:rsidRPr="00E97715" w:rsidRDefault="00D42C3F">
            <w:pPr>
              <w:pStyle w:val="TF-TEXTO"/>
              <w:spacing w:before="0"/>
              <w:ind w:firstLine="0"/>
              <w:rPr>
                <w:sz w:val="18"/>
                <w:szCs w:val="18"/>
                <w:rPrChange w:id="297" w:author="Dalton Solano dos Reis" w:date="2023-06-25T12:22:00Z">
                  <w:rPr/>
                </w:rPrChange>
              </w:rPr>
              <w:pPrChange w:id="298" w:author="Dalton Solano dos Reis" w:date="2023-06-25T12:21:00Z">
                <w:pPr>
                  <w:pStyle w:val="TF-TEXTO"/>
                  <w:ind w:firstLine="0"/>
                </w:pPr>
              </w:pPrChange>
            </w:pPr>
            <w:r w:rsidRPr="00E97715">
              <w:rPr>
                <w:sz w:val="18"/>
                <w:szCs w:val="18"/>
                <w:rPrChange w:id="299" w:author="Dalton Solano dos Reis" w:date="2023-06-25T12:22:00Z">
                  <w:rPr/>
                </w:rPrChange>
              </w:rPr>
              <w:t>iOS e Android</w:t>
            </w:r>
          </w:p>
        </w:tc>
        <w:tc>
          <w:tcPr>
            <w:tcW w:w="1701" w:type="dxa"/>
            <w:tcPrChange w:id="300" w:author="Dalton Solano dos Reis" w:date="2023-06-25T12:21:00Z">
              <w:tcPr>
                <w:tcW w:w="1927" w:type="dxa"/>
              </w:tcPr>
            </w:tcPrChange>
          </w:tcPr>
          <w:p w14:paraId="568AD843" w14:textId="4BE4FB7E" w:rsidR="002076FA" w:rsidRPr="00E97715" w:rsidRDefault="00D42C3F">
            <w:pPr>
              <w:pStyle w:val="TF-TEXTO"/>
              <w:spacing w:before="0"/>
              <w:ind w:firstLine="0"/>
              <w:rPr>
                <w:sz w:val="18"/>
                <w:szCs w:val="18"/>
                <w:rPrChange w:id="301" w:author="Dalton Solano dos Reis" w:date="2023-06-25T12:22:00Z">
                  <w:rPr/>
                </w:rPrChange>
              </w:rPr>
              <w:pPrChange w:id="302" w:author="Dalton Solano dos Reis" w:date="2023-06-25T12:21:00Z">
                <w:pPr>
                  <w:pStyle w:val="TF-TEXTO"/>
                  <w:ind w:firstLine="0"/>
                </w:pPr>
              </w:pPrChange>
            </w:pPr>
            <w:r w:rsidRPr="00E97715">
              <w:rPr>
                <w:sz w:val="18"/>
                <w:szCs w:val="18"/>
                <w:rPrChange w:id="303" w:author="Dalton Solano dos Reis" w:date="2023-06-25T12:22:00Z">
                  <w:rPr/>
                </w:rPrChange>
              </w:rPr>
              <w:t>iOS</w:t>
            </w:r>
          </w:p>
        </w:tc>
        <w:tc>
          <w:tcPr>
            <w:tcW w:w="1559" w:type="dxa"/>
            <w:tcPrChange w:id="304" w:author="Dalton Solano dos Reis" w:date="2023-06-25T12:21:00Z">
              <w:tcPr>
                <w:tcW w:w="1927" w:type="dxa"/>
              </w:tcPr>
            </w:tcPrChange>
          </w:tcPr>
          <w:p w14:paraId="27975703" w14:textId="01ABFB65" w:rsidR="002076FA" w:rsidRPr="00E97715" w:rsidRDefault="00D42C3F">
            <w:pPr>
              <w:pStyle w:val="TF-TEXTO"/>
              <w:spacing w:before="0"/>
              <w:ind w:firstLine="0"/>
              <w:rPr>
                <w:sz w:val="18"/>
                <w:szCs w:val="18"/>
                <w:rPrChange w:id="305" w:author="Dalton Solano dos Reis" w:date="2023-06-25T12:22:00Z">
                  <w:rPr/>
                </w:rPrChange>
              </w:rPr>
              <w:pPrChange w:id="306" w:author="Dalton Solano dos Reis" w:date="2023-06-25T12:21:00Z">
                <w:pPr>
                  <w:pStyle w:val="TF-TEXTO"/>
                  <w:ind w:firstLine="0"/>
                </w:pPr>
              </w:pPrChange>
            </w:pPr>
            <w:r w:rsidRPr="00E97715">
              <w:rPr>
                <w:sz w:val="18"/>
                <w:szCs w:val="18"/>
                <w:rPrChange w:id="307" w:author="Dalton Solano dos Reis" w:date="2023-06-25T12:22:00Z">
                  <w:rPr/>
                </w:rPrChange>
              </w:rPr>
              <w:t>iOS</w:t>
            </w:r>
          </w:p>
        </w:tc>
        <w:tc>
          <w:tcPr>
            <w:tcW w:w="1559" w:type="dxa"/>
            <w:tcPrChange w:id="308" w:author="Dalton Solano dos Reis" w:date="2023-06-25T12:21:00Z">
              <w:tcPr>
                <w:tcW w:w="1927" w:type="dxa"/>
              </w:tcPr>
            </w:tcPrChange>
          </w:tcPr>
          <w:p w14:paraId="73F1CB4E" w14:textId="117EACB1" w:rsidR="002076FA" w:rsidRPr="00E97715" w:rsidRDefault="00D42C3F">
            <w:pPr>
              <w:pStyle w:val="TF-TEXTO"/>
              <w:spacing w:before="0"/>
              <w:ind w:firstLine="0"/>
              <w:rPr>
                <w:sz w:val="18"/>
                <w:szCs w:val="18"/>
                <w:rPrChange w:id="309" w:author="Dalton Solano dos Reis" w:date="2023-06-25T12:22:00Z">
                  <w:rPr/>
                </w:rPrChange>
              </w:rPr>
              <w:pPrChange w:id="310" w:author="Dalton Solano dos Reis" w:date="2023-06-25T12:21:00Z">
                <w:pPr>
                  <w:pStyle w:val="TF-TEXTO"/>
                  <w:ind w:firstLine="0"/>
                </w:pPr>
              </w:pPrChange>
            </w:pPr>
            <w:r w:rsidRPr="00E97715">
              <w:rPr>
                <w:sz w:val="18"/>
                <w:szCs w:val="18"/>
                <w:rPrChange w:id="311" w:author="Dalton Solano dos Reis" w:date="2023-06-25T12:22:00Z">
                  <w:rPr/>
                </w:rPrChange>
              </w:rPr>
              <w:t>iOS e Android</w:t>
            </w:r>
          </w:p>
        </w:tc>
      </w:tr>
      <w:tr w:rsidR="002076FA" w:rsidRPr="00E97715" w14:paraId="5C9DEDDA" w14:textId="77777777" w:rsidTr="00E97715">
        <w:trPr>
          <w:trHeight w:val="293"/>
          <w:trPrChange w:id="312" w:author="Dalton Solano dos Reis" w:date="2023-06-25T12:21:00Z">
            <w:trPr>
              <w:trHeight w:val="293"/>
            </w:trPr>
          </w:trPrChange>
        </w:trPr>
        <w:tc>
          <w:tcPr>
            <w:tcW w:w="3256" w:type="dxa"/>
            <w:tcPrChange w:id="313" w:author="Dalton Solano dos Reis" w:date="2023-06-25T12:21:00Z">
              <w:tcPr>
                <w:tcW w:w="1926" w:type="dxa"/>
              </w:tcPr>
            </w:tcPrChange>
          </w:tcPr>
          <w:p w14:paraId="7C6305CA" w14:textId="0C740FCD" w:rsidR="002076FA" w:rsidRPr="00E97715" w:rsidRDefault="002076FA">
            <w:pPr>
              <w:pStyle w:val="TF-TEXTO"/>
              <w:spacing w:before="0"/>
              <w:ind w:firstLine="0"/>
              <w:rPr>
                <w:sz w:val="18"/>
                <w:szCs w:val="18"/>
                <w:rPrChange w:id="314" w:author="Dalton Solano dos Reis" w:date="2023-06-25T12:22:00Z">
                  <w:rPr/>
                </w:rPrChange>
              </w:rPr>
              <w:pPrChange w:id="315" w:author="Dalton Solano dos Reis" w:date="2023-06-25T12:21:00Z">
                <w:pPr>
                  <w:pStyle w:val="TF-TEXTO"/>
                  <w:ind w:firstLine="0"/>
                </w:pPr>
              </w:pPrChange>
            </w:pPr>
            <w:r w:rsidRPr="00E97715">
              <w:rPr>
                <w:sz w:val="18"/>
                <w:szCs w:val="18"/>
                <w:rPrChange w:id="316" w:author="Dalton Solano dos Reis" w:date="2023-06-25T12:22:00Z">
                  <w:rPr/>
                </w:rPrChange>
              </w:rPr>
              <w:t>Feedback positivo</w:t>
            </w:r>
          </w:p>
        </w:tc>
        <w:tc>
          <w:tcPr>
            <w:tcW w:w="1559" w:type="dxa"/>
            <w:tcPrChange w:id="317" w:author="Dalton Solano dos Reis" w:date="2023-06-25T12:21:00Z">
              <w:tcPr>
                <w:tcW w:w="1927" w:type="dxa"/>
              </w:tcPr>
            </w:tcPrChange>
          </w:tcPr>
          <w:p w14:paraId="7DE20B0B" w14:textId="7F1F1F97" w:rsidR="002076FA" w:rsidRPr="00E97715" w:rsidRDefault="009F2929">
            <w:pPr>
              <w:pStyle w:val="TF-TEXTO"/>
              <w:spacing w:before="0"/>
              <w:ind w:firstLine="0"/>
              <w:rPr>
                <w:sz w:val="18"/>
                <w:szCs w:val="18"/>
                <w:rPrChange w:id="318" w:author="Dalton Solano dos Reis" w:date="2023-06-25T12:22:00Z">
                  <w:rPr/>
                </w:rPrChange>
              </w:rPr>
              <w:pPrChange w:id="319" w:author="Dalton Solano dos Reis" w:date="2023-06-25T12:21:00Z">
                <w:pPr>
                  <w:pStyle w:val="TF-TEXTO"/>
                  <w:ind w:firstLine="0"/>
                </w:pPr>
              </w:pPrChange>
            </w:pPr>
            <w:r w:rsidRPr="00E97715">
              <w:rPr>
                <w:sz w:val="18"/>
                <w:szCs w:val="18"/>
                <w:rPrChange w:id="320" w:author="Dalton Solano dos Reis" w:date="2023-06-25T12:22:00Z">
                  <w:rPr/>
                </w:rPrChange>
              </w:rPr>
              <w:t>Sim</w:t>
            </w:r>
          </w:p>
        </w:tc>
        <w:tc>
          <w:tcPr>
            <w:tcW w:w="1701" w:type="dxa"/>
            <w:tcPrChange w:id="321" w:author="Dalton Solano dos Reis" w:date="2023-06-25T12:21:00Z">
              <w:tcPr>
                <w:tcW w:w="1927" w:type="dxa"/>
              </w:tcPr>
            </w:tcPrChange>
          </w:tcPr>
          <w:p w14:paraId="63CE9E27" w14:textId="15C744B2" w:rsidR="002076FA" w:rsidRPr="00E97715" w:rsidRDefault="009F2929">
            <w:pPr>
              <w:pStyle w:val="TF-TEXTO"/>
              <w:spacing w:before="0"/>
              <w:ind w:firstLine="0"/>
              <w:rPr>
                <w:sz w:val="18"/>
                <w:szCs w:val="18"/>
                <w:rPrChange w:id="322" w:author="Dalton Solano dos Reis" w:date="2023-06-25T12:22:00Z">
                  <w:rPr/>
                </w:rPrChange>
              </w:rPr>
              <w:pPrChange w:id="323" w:author="Dalton Solano dos Reis" w:date="2023-06-25T12:21:00Z">
                <w:pPr>
                  <w:pStyle w:val="TF-TEXTO"/>
                  <w:ind w:firstLine="0"/>
                </w:pPr>
              </w:pPrChange>
            </w:pPr>
            <w:r w:rsidRPr="00E97715">
              <w:rPr>
                <w:sz w:val="18"/>
                <w:szCs w:val="18"/>
                <w:rPrChange w:id="324" w:author="Dalton Solano dos Reis" w:date="2023-06-25T12:22:00Z">
                  <w:rPr/>
                </w:rPrChange>
              </w:rPr>
              <w:t>Sim</w:t>
            </w:r>
          </w:p>
        </w:tc>
        <w:tc>
          <w:tcPr>
            <w:tcW w:w="1559" w:type="dxa"/>
            <w:tcPrChange w:id="325" w:author="Dalton Solano dos Reis" w:date="2023-06-25T12:21:00Z">
              <w:tcPr>
                <w:tcW w:w="1927" w:type="dxa"/>
              </w:tcPr>
            </w:tcPrChange>
          </w:tcPr>
          <w:p w14:paraId="0896336F" w14:textId="62BE3DE1" w:rsidR="002076FA" w:rsidRPr="00E97715" w:rsidRDefault="00D42C3F">
            <w:pPr>
              <w:pStyle w:val="TF-TEXTO"/>
              <w:spacing w:before="0"/>
              <w:ind w:firstLine="0"/>
              <w:rPr>
                <w:sz w:val="18"/>
                <w:szCs w:val="18"/>
                <w:rPrChange w:id="326" w:author="Dalton Solano dos Reis" w:date="2023-06-25T12:22:00Z">
                  <w:rPr/>
                </w:rPrChange>
              </w:rPr>
              <w:pPrChange w:id="327" w:author="Dalton Solano dos Reis" w:date="2023-06-25T12:21:00Z">
                <w:pPr>
                  <w:pStyle w:val="TF-TEXTO"/>
                  <w:ind w:firstLine="0"/>
                </w:pPr>
              </w:pPrChange>
            </w:pPr>
            <w:r w:rsidRPr="00E97715">
              <w:rPr>
                <w:sz w:val="18"/>
                <w:szCs w:val="18"/>
                <w:rPrChange w:id="328" w:author="Dalton Solano dos Reis" w:date="2023-06-25T12:22:00Z">
                  <w:rPr/>
                </w:rPrChange>
              </w:rPr>
              <w:t>Sim</w:t>
            </w:r>
          </w:p>
        </w:tc>
        <w:tc>
          <w:tcPr>
            <w:tcW w:w="1559" w:type="dxa"/>
            <w:tcPrChange w:id="329" w:author="Dalton Solano dos Reis" w:date="2023-06-25T12:21:00Z">
              <w:tcPr>
                <w:tcW w:w="1927" w:type="dxa"/>
              </w:tcPr>
            </w:tcPrChange>
          </w:tcPr>
          <w:p w14:paraId="053FE712" w14:textId="152F7D88" w:rsidR="002076FA" w:rsidRPr="00E97715" w:rsidRDefault="00D42C3F">
            <w:pPr>
              <w:pStyle w:val="TF-TEXTO"/>
              <w:spacing w:before="0"/>
              <w:ind w:firstLine="0"/>
              <w:rPr>
                <w:sz w:val="18"/>
                <w:szCs w:val="18"/>
                <w:rPrChange w:id="330" w:author="Dalton Solano dos Reis" w:date="2023-06-25T12:22:00Z">
                  <w:rPr/>
                </w:rPrChange>
              </w:rPr>
              <w:pPrChange w:id="331" w:author="Dalton Solano dos Reis" w:date="2023-06-25T12:21:00Z">
                <w:pPr>
                  <w:pStyle w:val="TF-TEXTO"/>
                  <w:ind w:firstLine="0"/>
                </w:pPr>
              </w:pPrChange>
            </w:pPr>
            <w:r w:rsidRPr="00E97715">
              <w:rPr>
                <w:sz w:val="18"/>
                <w:szCs w:val="18"/>
                <w:rPrChange w:id="332" w:author="Dalton Solano dos Reis" w:date="2023-06-25T12:22:00Z">
                  <w:rPr/>
                </w:rPrChange>
              </w:rPr>
              <w:t>Sim</w:t>
            </w:r>
          </w:p>
        </w:tc>
      </w:tr>
      <w:tr w:rsidR="002076FA" w:rsidRPr="00E97715" w14:paraId="0BBFCA5E" w14:textId="77777777" w:rsidTr="00E97715">
        <w:trPr>
          <w:trHeight w:val="356"/>
          <w:trPrChange w:id="333" w:author="Dalton Solano dos Reis" w:date="2023-06-25T12:21:00Z">
            <w:trPr>
              <w:trHeight w:val="356"/>
            </w:trPr>
          </w:trPrChange>
        </w:trPr>
        <w:tc>
          <w:tcPr>
            <w:tcW w:w="3256" w:type="dxa"/>
            <w:tcPrChange w:id="334" w:author="Dalton Solano dos Reis" w:date="2023-06-25T12:21:00Z">
              <w:tcPr>
                <w:tcW w:w="1926" w:type="dxa"/>
              </w:tcPr>
            </w:tcPrChange>
          </w:tcPr>
          <w:p w14:paraId="31BA9F89" w14:textId="6508400B" w:rsidR="002076FA" w:rsidRPr="00E97715" w:rsidRDefault="002076FA">
            <w:pPr>
              <w:pStyle w:val="TF-TEXTO"/>
              <w:spacing w:before="0"/>
              <w:ind w:firstLine="0"/>
              <w:rPr>
                <w:sz w:val="18"/>
                <w:szCs w:val="18"/>
                <w:rPrChange w:id="335" w:author="Dalton Solano dos Reis" w:date="2023-06-25T12:22:00Z">
                  <w:rPr/>
                </w:rPrChange>
              </w:rPr>
              <w:pPrChange w:id="336" w:author="Dalton Solano dos Reis" w:date="2023-06-25T12:21:00Z">
                <w:pPr>
                  <w:pStyle w:val="TF-TEXTO"/>
                  <w:ind w:firstLine="0"/>
                </w:pPr>
              </w:pPrChange>
            </w:pPr>
            <w:r w:rsidRPr="00E97715">
              <w:rPr>
                <w:sz w:val="18"/>
                <w:szCs w:val="18"/>
                <w:rPrChange w:id="337" w:author="Dalton Solano dos Reis" w:date="2023-06-25T12:22:00Z">
                  <w:rPr/>
                </w:rPrChange>
              </w:rPr>
              <w:t>Acompanhamento de progresso</w:t>
            </w:r>
          </w:p>
        </w:tc>
        <w:tc>
          <w:tcPr>
            <w:tcW w:w="1559" w:type="dxa"/>
            <w:tcPrChange w:id="338" w:author="Dalton Solano dos Reis" w:date="2023-06-25T12:21:00Z">
              <w:tcPr>
                <w:tcW w:w="1927" w:type="dxa"/>
              </w:tcPr>
            </w:tcPrChange>
          </w:tcPr>
          <w:p w14:paraId="5F870E5A" w14:textId="088403A7" w:rsidR="002076FA" w:rsidRPr="00E97715" w:rsidRDefault="009F2929">
            <w:pPr>
              <w:pStyle w:val="TF-TEXTO"/>
              <w:spacing w:before="0"/>
              <w:ind w:firstLine="0"/>
              <w:rPr>
                <w:sz w:val="18"/>
                <w:szCs w:val="18"/>
                <w:rPrChange w:id="339" w:author="Dalton Solano dos Reis" w:date="2023-06-25T12:22:00Z">
                  <w:rPr/>
                </w:rPrChange>
              </w:rPr>
              <w:pPrChange w:id="340" w:author="Dalton Solano dos Reis" w:date="2023-06-25T12:21:00Z">
                <w:pPr>
                  <w:pStyle w:val="TF-TEXTO"/>
                  <w:ind w:firstLine="0"/>
                </w:pPr>
              </w:pPrChange>
            </w:pPr>
            <w:r w:rsidRPr="00E97715">
              <w:rPr>
                <w:sz w:val="18"/>
                <w:szCs w:val="18"/>
                <w:rPrChange w:id="341" w:author="Dalton Solano dos Reis" w:date="2023-06-25T12:22:00Z">
                  <w:rPr/>
                </w:rPrChange>
              </w:rPr>
              <w:t>Sim</w:t>
            </w:r>
          </w:p>
        </w:tc>
        <w:tc>
          <w:tcPr>
            <w:tcW w:w="1701" w:type="dxa"/>
            <w:tcPrChange w:id="342" w:author="Dalton Solano dos Reis" w:date="2023-06-25T12:21:00Z">
              <w:tcPr>
                <w:tcW w:w="1927" w:type="dxa"/>
              </w:tcPr>
            </w:tcPrChange>
          </w:tcPr>
          <w:p w14:paraId="5B3E8CC1" w14:textId="4C5FE427" w:rsidR="002076FA" w:rsidRPr="00E97715" w:rsidRDefault="009F2929">
            <w:pPr>
              <w:pStyle w:val="TF-TEXTO"/>
              <w:spacing w:before="0"/>
              <w:ind w:firstLine="0"/>
              <w:rPr>
                <w:sz w:val="18"/>
                <w:szCs w:val="18"/>
                <w:rPrChange w:id="343" w:author="Dalton Solano dos Reis" w:date="2023-06-25T12:22:00Z">
                  <w:rPr/>
                </w:rPrChange>
              </w:rPr>
              <w:pPrChange w:id="344" w:author="Dalton Solano dos Reis" w:date="2023-06-25T12:21:00Z">
                <w:pPr>
                  <w:pStyle w:val="TF-TEXTO"/>
                  <w:ind w:firstLine="0"/>
                </w:pPr>
              </w:pPrChange>
            </w:pPr>
            <w:r w:rsidRPr="00E97715">
              <w:rPr>
                <w:sz w:val="18"/>
                <w:szCs w:val="18"/>
                <w:rPrChange w:id="345" w:author="Dalton Solano dos Reis" w:date="2023-06-25T12:22:00Z">
                  <w:rPr/>
                </w:rPrChange>
              </w:rPr>
              <w:t>Sim</w:t>
            </w:r>
          </w:p>
        </w:tc>
        <w:tc>
          <w:tcPr>
            <w:tcW w:w="1559" w:type="dxa"/>
            <w:tcPrChange w:id="346" w:author="Dalton Solano dos Reis" w:date="2023-06-25T12:21:00Z">
              <w:tcPr>
                <w:tcW w:w="1927" w:type="dxa"/>
              </w:tcPr>
            </w:tcPrChange>
          </w:tcPr>
          <w:p w14:paraId="09AA9DD6" w14:textId="0CFB17B9" w:rsidR="002076FA" w:rsidRPr="00E97715" w:rsidRDefault="009F2929">
            <w:pPr>
              <w:pStyle w:val="TF-TEXTO"/>
              <w:spacing w:before="0"/>
              <w:ind w:firstLine="0"/>
              <w:rPr>
                <w:sz w:val="18"/>
                <w:szCs w:val="18"/>
                <w:rPrChange w:id="347" w:author="Dalton Solano dos Reis" w:date="2023-06-25T12:22:00Z">
                  <w:rPr/>
                </w:rPrChange>
              </w:rPr>
              <w:pPrChange w:id="348" w:author="Dalton Solano dos Reis" w:date="2023-06-25T12:21:00Z">
                <w:pPr>
                  <w:pStyle w:val="TF-TEXTO"/>
                  <w:ind w:firstLine="0"/>
                </w:pPr>
              </w:pPrChange>
            </w:pPr>
            <w:r w:rsidRPr="00E97715">
              <w:rPr>
                <w:sz w:val="18"/>
                <w:szCs w:val="18"/>
                <w:rPrChange w:id="349" w:author="Dalton Solano dos Reis" w:date="2023-06-25T12:22:00Z">
                  <w:rPr/>
                </w:rPrChange>
              </w:rPr>
              <w:t>Sim</w:t>
            </w:r>
          </w:p>
        </w:tc>
        <w:tc>
          <w:tcPr>
            <w:tcW w:w="1559" w:type="dxa"/>
            <w:tcPrChange w:id="350" w:author="Dalton Solano dos Reis" w:date="2023-06-25T12:21:00Z">
              <w:tcPr>
                <w:tcW w:w="1927" w:type="dxa"/>
              </w:tcPr>
            </w:tcPrChange>
          </w:tcPr>
          <w:p w14:paraId="7175C66C" w14:textId="15493B4E" w:rsidR="002076FA" w:rsidRPr="00E97715" w:rsidRDefault="00D42C3F">
            <w:pPr>
              <w:pStyle w:val="TF-TEXTO"/>
              <w:spacing w:before="0"/>
              <w:ind w:firstLine="0"/>
              <w:rPr>
                <w:sz w:val="18"/>
                <w:szCs w:val="18"/>
                <w:rPrChange w:id="351" w:author="Dalton Solano dos Reis" w:date="2023-06-25T12:22:00Z">
                  <w:rPr/>
                </w:rPrChange>
              </w:rPr>
              <w:pPrChange w:id="352" w:author="Dalton Solano dos Reis" w:date="2023-06-25T12:21:00Z">
                <w:pPr>
                  <w:pStyle w:val="TF-TEXTO"/>
                  <w:ind w:firstLine="0"/>
                </w:pPr>
              </w:pPrChange>
            </w:pPr>
            <w:r w:rsidRPr="00E97715">
              <w:rPr>
                <w:sz w:val="18"/>
                <w:szCs w:val="18"/>
                <w:rPrChange w:id="353" w:author="Dalton Solano dos Reis" w:date="2023-06-25T12:22:00Z">
                  <w:rPr/>
                </w:rPrChange>
              </w:rPr>
              <w:t>Sim</w:t>
            </w:r>
          </w:p>
        </w:tc>
      </w:tr>
      <w:tr w:rsidR="002076FA" w:rsidRPr="00E97715" w14:paraId="0A518E6D" w14:textId="77777777" w:rsidTr="00E97715">
        <w:trPr>
          <w:trHeight w:val="180"/>
          <w:trPrChange w:id="354" w:author="Dalton Solano dos Reis" w:date="2023-06-25T12:21:00Z">
            <w:trPr>
              <w:trHeight w:val="180"/>
            </w:trPr>
          </w:trPrChange>
        </w:trPr>
        <w:tc>
          <w:tcPr>
            <w:tcW w:w="3256" w:type="dxa"/>
            <w:tcPrChange w:id="355" w:author="Dalton Solano dos Reis" w:date="2023-06-25T12:21:00Z">
              <w:tcPr>
                <w:tcW w:w="1926" w:type="dxa"/>
              </w:tcPr>
            </w:tcPrChange>
          </w:tcPr>
          <w:p w14:paraId="57C32D59" w14:textId="64214BBA" w:rsidR="002076FA" w:rsidRPr="00E97715" w:rsidRDefault="002076FA">
            <w:pPr>
              <w:pStyle w:val="TF-TEXTO"/>
              <w:spacing w:before="0"/>
              <w:ind w:firstLine="0"/>
              <w:rPr>
                <w:sz w:val="18"/>
                <w:szCs w:val="18"/>
                <w:rPrChange w:id="356" w:author="Dalton Solano dos Reis" w:date="2023-06-25T12:22:00Z">
                  <w:rPr/>
                </w:rPrChange>
              </w:rPr>
              <w:pPrChange w:id="357" w:author="Dalton Solano dos Reis" w:date="2023-06-25T12:21:00Z">
                <w:pPr>
                  <w:pStyle w:val="TF-TEXTO"/>
                  <w:ind w:firstLine="0"/>
                </w:pPr>
              </w:pPrChange>
            </w:pPr>
            <w:r w:rsidRPr="00E97715">
              <w:rPr>
                <w:sz w:val="18"/>
                <w:szCs w:val="18"/>
                <w:rPrChange w:id="358" w:author="Dalton Solano dos Reis" w:date="2023-06-25T12:22:00Z">
                  <w:rPr/>
                </w:rPrChange>
              </w:rPr>
              <w:t>Demonstração do exercício por vídeo</w:t>
            </w:r>
          </w:p>
        </w:tc>
        <w:tc>
          <w:tcPr>
            <w:tcW w:w="1559" w:type="dxa"/>
            <w:tcPrChange w:id="359" w:author="Dalton Solano dos Reis" w:date="2023-06-25T12:21:00Z">
              <w:tcPr>
                <w:tcW w:w="1927" w:type="dxa"/>
              </w:tcPr>
            </w:tcPrChange>
          </w:tcPr>
          <w:p w14:paraId="75AF87D2" w14:textId="7E6BE54F" w:rsidR="002076FA" w:rsidRPr="00E97715" w:rsidRDefault="009F2929">
            <w:pPr>
              <w:pStyle w:val="TF-TEXTO"/>
              <w:spacing w:before="0"/>
              <w:ind w:firstLine="0"/>
              <w:rPr>
                <w:sz w:val="18"/>
                <w:szCs w:val="18"/>
                <w:rPrChange w:id="360" w:author="Dalton Solano dos Reis" w:date="2023-06-25T12:22:00Z">
                  <w:rPr/>
                </w:rPrChange>
              </w:rPr>
              <w:pPrChange w:id="361" w:author="Dalton Solano dos Reis" w:date="2023-06-25T12:21:00Z">
                <w:pPr>
                  <w:pStyle w:val="TF-TEXTO"/>
                  <w:ind w:firstLine="0"/>
                </w:pPr>
              </w:pPrChange>
            </w:pPr>
            <w:r w:rsidRPr="00E97715">
              <w:rPr>
                <w:sz w:val="18"/>
                <w:szCs w:val="18"/>
                <w:rPrChange w:id="362" w:author="Dalton Solano dos Reis" w:date="2023-06-25T12:22:00Z">
                  <w:rPr/>
                </w:rPrChange>
              </w:rPr>
              <w:t>Sim</w:t>
            </w:r>
          </w:p>
        </w:tc>
        <w:tc>
          <w:tcPr>
            <w:tcW w:w="1701" w:type="dxa"/>
            <w:tcPrChange w:id="363" w:author="Dalton Solano dos Reis" w:date="2023-06-25T12:21:00Z">
              <w:tcPr>
                <w:tcW w:w="1927" w:type="dxa"/>
              </w:tcPr>
            </w:tcPrChange>
          </w:tcPr>
          <w:p w14:paraId="69FA70FB" w14:textId="587ED9BE" w:rsidR="002076FA" w:rsidRPr="00E97715" w:rsidRDefault="009F2929">
            <w:pPr>
              <w:pStyle w:val="TF-TEXTO"/>
              <w:spacing w:before="0"/>
              <w:ind w:firstLine="0"/>
              <w:rPr>
                <w:sz w:val="18"/>
                <w:szCs w:val="18"/>
                <w:rPrChange w:id="364" w:author="Dalton Solano dos Reis" w:date="2023-06-25T12:22:00Z">
                  <w:rPr/>
                </w:rPrChange>
              </w:rPr>
              <w:pPrChange w:id="365" w:author="Dalton Solano dos Reis" w:date="2023-06-25T12:21:00Z">
                <w:pPr>
                  <w:pStyle w:val="TF-TEXTO"/>
                  <w:ind w:firstLine="0"/>
                </w:pPr>
              </w:pPrChange>
            </w:pPr>
            <w:r w:rsidRPr="00E97715">
              <w:rPr>
                <w:sz w:val="18"/>
                <w:szCs w:val="18"/>
                <w:rPrChange w:id="366" w:author="Dalton Solano dos Reis" w:date="2023-06-25T12:22:00Z">
                  <w:rPr/>
                </w:rPrChange>
              </w:rPr>
              <w:t>Não</w:t>
            </w:r>
          </w:p>
        </w:tc>
        <w:tc>
          <w:tcPr>
            <w:tcW w:w="1559" w:type="dxa"/>
            <w:tcPrChange w:id="367" w:author="Dalton Solano dos Reis" w:date="2023-06-25T12:21:00Z">
              <w:tcPr>
                <w:tcW w:w="1927" w:type="dxa"/>
              </w:tcPr>
            </w:tcPrChange>
          </w:tcPr>
          <w:p w14:paraId="47CD4A63" w14:textId="0D5BF612" w:rsidR="002076FA" w:rsidRPr="00E97715" w:rsidRDefault="009F2929">
            <w:pPr>
              <w:pStyle w:val="TF-TEXTO"/>
              <w:spacing w:before="0"/>
              <w:ind w:firstLine="0"/>
              <w:rPr>
                <w:sz w:val="18"/>
                <w:szCs w:val="18"/>
                <w:rPrChange w:id="368" w:author="Dalton Solano dos Reis" w:date="2023-06-25T12:22:00Z">
                  <w:rPr/>
                </w:rPrChange>
              </w:rPr>
              <w:pPrChange w:id="369" w:author="Dalton Solano dos Reis" w:date="2023-06-25T12:21:00Z">
                <w:pPr>
                  <w:pStyle w:val="TF-TEXTO"/>
                  <w:ind w:firstLine="0"/>
                </w:pPr>
              </w:pPrChange>
            </w:pPr>
            <w:r w:rsidRPr="00E97715">
              <w:rPr>
                <w:sz w:val="18"/>
                <w:szCs w:val="18"/>
                <w:rPrChange w:id="370" w:author="Dalton Solano dos Reis" w:date="2023-06-25T12:22:00Z">
                  <w:rPr/>
                </w:rPrChange>
              </w:rPr>
              <w:t>Sim</w:t>
            </w:r>
          </w:p>
        </w:tc>
        <w:tc>
          <w:tcPr>
            <w:tcW w:w="1559" w:type="dxa"/>
            <w:tcPrChange w:id="371" w:author="Dalton Solano dos Reis" w:date="2023-06-25T12:21:00Z">
              <w:tcPr>
                <w:tcW w:w="1927" w:type="dxa"/>
              </w:tcPr>
            </w:tcPrChange>
          </w:tcPr>
          <w:p w14:paraId="29ABA5D0" w14:textId="31994E53" w:rsidR="002076FA" w:rsidRPr="00E97715" w:rsidRDefault="00D42C3F">
            <w:pPr>
              <w:pStyle w:val="TF-TEXTO"/>
              <w:spacing w:before="0"/>
              <w:ind w:firstLine="0"/>
              <w:rPr>
                <w:sz w:val="18"/>
                <w:szCs w:val="18"/>
                <w:rPrChange w:id="372" w:author="Dalton Solano dos Reis" w:date="2023-06-25T12:22:00Z">
                  <w:rPr/>
                </w:rPrChange>
              </w:rPr>
              <w:pPrChange w:id="373" w:author="Dalton Solano dos Reis" w:date="2023-06-25T12:21:00Z">
                <w:pPr>
                  <w:pStyle w:val="TF-TEXTO"/>
                  <w:ind w:firstLine="0"/>
                </w:pPr>
              </w:pPrChange>
            </w:pPr>
            <w:r w:rsidRPr="00E97715">
              <w:rPr>
                <w:sz w:val="18"/>
                <w:szCs w:val="18"/>
                <w:rPrChange w:id="374" w:author="Dalton Solano dos Reis" w:date="2023-06-25T12:22:00Z">
                  <w:rPr/>
                </w:rPrChange>
              </w:rPr>
              <w:t>Sim</w:t>
            </w:r>
          </w:p>
        </w:tc>
      </w:tr>
      <w:tr w:rsidR="002076FA" w:rsidRPr="00E97715" w14:paraId="5550C7EF" w14:textId="77777777" w:rsidTr="00E97715">
        <w:trPr>
          <w:trHeight w:val="302"/>
          <w:trPrChange w:id="375" w:author="Dalton Solano dos Reis" w:date="2023-06-25T12:21:00Z">
            <w:trPr>
              <w:trHeight w:val="302"/>
            </w:trPr>
          </w:trPrChange>
        </w:trPr>
        <w:tc>
          <w:tcPr>
            <w:tcW w:w="3256" w:type="dxa"/>
            <w:tcPrChange w:id="376" w:author="Dalton Solano dos Reis" w:date="2023-06-25T12:21:00Z">
              <w:tcPr>
                <w:tcW w:w="1926" w:type="dxa"/>
              </w:tcPr>
            </w:tcPrChange>
          </w:tcPr>
          <w:p w14:paraId="75D1AAC2" w14:textId="118CBDB0" w:rsidR="002076FA" w:rsidRPr="00E97715" w:rsidRDefault="002076FA">
            <w:pPr>
              <w:pStyle w:val="TF-TEXTO"/>
              <w:spacing w:before="0"/>
              <w:ind w:firstLine="0"/>
              <w:rPr>
                <w:sz w:val="18"/>
                <w:szCs w:val="18"/>
                <w:rPrChange w:id="377" w:author="Dalton Solano dos Reis" w:date="2023-06-25T12:22:00Z">
                  <w:rPr/>
                </w:rPrChange>
              </w:rPr>
              <w:pPrChange w:id="378" w:author="Dalton Solano dos Reis" w:date="2023-06-25T12:21:00Z">
                <w:pPr>
                  <w:pStyle w:val="TF-TEXTO"/>
                  <w:ind w:firstLine="0"/>
                </w:pPr>
              </w:pPrChange>
            </w:pPr>
            <w:r w:rsidRPr="00E97715">
              <w:rPr>
                <w:sz w:val="18"/>
                <w:szCs w:val="18"/>
                <w:rPrChange w:id="379" w:author="Dalton Solano dos Reis" w:date="2023-06-25T12:22:00Z">
                  <w:rPr/>
                </w:rPrChange>
              </w:rPr>
              <w:t>Permite o compartilhamento do progresso</w:t>
            </w:r>
          </w:p>
        </w:tc>
        <w:tc>
          <w:tcPr>
            <w:tcW w:w="1559" w:type="dxa"/>
            <w:tcPrChange w:id="380" w:author="Dalton Solano dos Reis" w:date="2023-06-25T12:21:00Z">
              <w:tcPr>
                <w:tcW w:w="1927" w:type="dxa"/>
              </w:tcPr>
            </w:tcPrChange>
          </w:tcPr>
          <w:p w14:paraId="0790D967" w14:textId="629937D2" w:rsidR="002076FA" w:rsidRPr="00E97715" w:rsidRDefault="009F2929">
            <w:pPr>
              <w:pStyle w:val="TF-TEXTO"/>
              <w:spacing w:before="0"/>
              <w:ind w:firstLine="0"/>
              <w:rPr>
                <w:sz w:val="18"/>
                <w:szCs w:val="18"/>
                <w:rPrChange w:id="381" w:author="Dalton Solano dos Reis" w:date="2023-06-25T12:22:00Z">
                  <w:rPr/>
                </w:rPrChange>
              </w:rPr>
              <w:pPrChange w:id="382" w:author="Dalton Solano dos Reis" w:date="2023-06-25T12:21:00Z">
                <w:pPr>
                  <w:pStyle w:val="TF-TEXTO"/>
                  <w:ind w:firstLine="0"/>
                </w:pPr>
              </w:pPrChange>
            </w:pPr>
            <w:r w:rsidRPr="00E97715">
              <w:rPr>
                <w:sz w:val="18"/>
                <w:szCs w:val="18"/>
                <w:rPrChange w:id="383" w:author="Dalton Solano dos Reis" w:date="2023-06-25T12:22:00Z">
                  <w:rPr/>
                </w:rPrChange>
              </w:rPr>
              <w:t>Sim</w:t>
            </w:r>
          </w:p>
        </w:tc>
        <w:tc>
          <w:tcPr>
            <w:tcW w:w="1701" w:type="dxa"/>
            <w:tcPrChange w:id="384" w:author="Dalton Solano dos Reis" w:date="2023-06-25T12:21:00Z">
              <w:tcPr>
                <w:tcW w:w="1927" w:type="dxa"/>
              </w:tcPr>
            </w:tcPrChange>
          </w:tcPr>
          <w:p w14:paraId="5AF100E2" w14:textId="3B635AC8" w:rsidR="002076FA" w:rsidRPr="00E97715" w:rsidRDefault="009F2929">
            <w:pPr>
              <w:pStyle w:val="TF-TEXTO"/>
              <w:spacing w:before="0"/>
              <w:ind w:firstLine="0"/>
              <w:rPr>
                <w:sz w:val="18"/>
                <w:szCs w:val="18"/>
                <w:rPrChange w:id="385" w:author="Dalton Solano dos Reis" w:date="2023-06-25T12:22:00Z">
                  <w:rPr/>
                </w:rPrChange>
              </w:rPr>
              <w:pPrChange w:id="386" w:author="Dalton Solano dos Reis" w:date="2023-06-25T12:21:00Z">
                <w:pPr>
                  <w:pStyle w:val="TF-TEXTO"/>
                  <w:ind w:firstLine="0"/>
                </w:pPr>
              </w:pPrChange>
            </w:pPr>
            <w:r w:rsidRPr="00E97715">
              <w:rPr>
                <w:sz w:val="18"/>
                <w:szCs w:val="18"/>
                <w:rPrChange w:id="387" w:author="Dalton Solano dos Reis" w:date="2023-06-25T12:22:00Z">
                  <w:rPr/>
                </w:rPrChange>
              </w:rPr>
              <w:t>Não</w:t>
            </w:r>
          </w:p>
        </w:tc>
        <w:tc>
          <w:tcPr>
            <w:tcW w:w="1559" w:type="dxa"/>
            <w:tcPrChange w:id="388" w:author="Dalton Solano dos Reis" w:date="2023-06-25T12:21:00Z">
              <w:tcPr>
                <w:tcW w:w="1927" w:type="dxa"/>
              </w:tcPr>
            </w:tcPrChange>
          </w:tcPr>
          <w:p w14:paraId="6ABBCE58" w14:textId="4FB95DED" w:rsidR="002076FA" w:rsidRPr="00E97715" w:rsidRDefault="00D42C3F">
            <w:pPr>
              <w:pStyle w:val="TF-TEXTO"/>
              <w:spacing w:before="0"/>
              <w:ind w:firstLine="0"/>
              <w:rPr>
                <w:sz w:val="18"/>
                <w:szCs w:val="18"/>
                <w:rPrChange w:id="389" w:author="Dalton Solano dos Reis" w:date="2023-06-25T12:22:00Z">
                  <w:rPr/>
                </w:rPrChange>
              </w:rPr>
              <w:pPrChange w:id="390" w:author="Dalton Solano dos Reis" w:date="2023-06-25T12:21:00Z">
                <w:pPr>
                  <w:pStyle w:val="TF-TEXTO"/>
                  <w:ind w:firstLine="0"/>
                </w:pPr>
              </w:pPrChange>
            </w:pPr>
            <w:r w:rsidRPr="00E97715">
              <w:rPr>
                <w:sz w:val="18"/>
                <w:szCs w:val="18"/>
                <w:rPrChange w:id="391" w:author="Dalton Solano dos Reis" w:date="2023-06-25T12:22:00Z">
                  <w:rPr/>
                </w:rPrChange>
              </w:rPr>
              <w:t>Sim</w:t>
            </w:r>
          </w:p>
        </w:tc>
        <w:tc>
          <w:tcPr>
            <w:tcW w:w="1559" w:type="dxa"/>
            <w:tcPrChange w:id="392" w:author="Dalton Solano dos Reis" w:date="2023-06-25T12:21:00Z">
              <w:tcPr>
                <w:tcW w:w="1927" w:type="dxa"/>
              </w:tcPr>
            </w:tcPrChange>
          </w:tcPr>
          <w:p w14:paraId="41E7E38E" w14:textId="01B998E2" w:rsidR="002076FA" w:rsidRPr="00E97715" w:rsidRDefault="00D42C3F">
            <w:pPr>
              <w:pStyle w:val="TF-TEXTO"/>
              <w:keepNext/>
              <w:spacing w:before="0"/>
              <w:ind w:firstLine="0"/>
              <w:rPr>
                <w:sz w:val="18"/>
                <w:szCs w:val="18"/>
                <w:rPrChange w:id="393" w:author="Dalton Solano dos Reis" w:date="2023-06-25T12:22:00Z">
                  <w:rPr/>
                </w:rPrChange>
              </w:rPr>
              <w:pPrChange w:id="394" w:author="Dalton Solano dos Reis" w:date="2023-06-25T12:21:00Z">
                <w:pPr>
                  <w:pStyle w:val="TF-TEXTO"/>
                  <w:keepNext/>
                  <w:ind w:firstLine="0"/>
                </w:pPr>
              </w:pPrChange>
            </w:pPr>
            <w:r w:rsidRPr="00E97715">
              <w:rPr>
                <w:sz w:val="18"/>
                <w:szCs w:val="18"/>
                <w:rPrChange w:id="395" w:author="Dalton Solano dos Reis" w:date="2023-06-25T12:22:00Z">
                  <w:rPr/>
                </w:rPrChange>
              </w:rPr>
              <w:t>Sim</w:t>
            </w:r>
          </w:p>
        </w:tc>
      </w:tr>
    </w:tbl>
    <w:p w14:paraId="20BF175E" w14:textId="19F08A9B" w:rsidR="000C4C21" w:rsidRDefault="00D42C3F" w:rsidP="00D42C3F">
      <w:pPr>
        <w:pStyle w:val="Legenda"/>
        <w:jc w:val="center"/>
        <w:rPr>
          <w:b w:val="0"/>
          <w:bCs w:val="0"/>
          <w:sz w:val="18"/>
          <w:szCs w:val="18"/>
        </w:rPr>
      </w:pPr>
      <w:r w:rsidRPr="00D42C3F">
        <w:rPr>
          <w:b w:val="0"/>
          <w:bCs w:val="0"/>
          <w:sz w:val="18"/>
          <w:szCs w:val="18"/>
        </w:rPr>
        <w:t>Fonte: Elaborado pela autora</w:t>
      </w:r>
      <w:ins w:id="396" w:author="Dalton Solano dos Reis" w:date="2023-06-25T12:24:00Z">
        <w:r w:rsidR="00E97715">
          <w:rPr>
            <w:b w:val="0"/>
            <w:bCs w:val="0"/>
            <w:sz w:val="18"/>
            <w:szCs w:val="18"/>
          </w:rPr>
          <w:t>.</w:t>
        </w:r>
      </w:ins>
    </w:p>
    <w:p w14:paraId="054F498D" w14:textId="3E1A74AD" w:rsidR="009F2929" w:rsidRPr="009F2929" w:rsidRDefault="009F2929">
      <w:pPr>
        <w:pStyle w:val="TF-TEXTO"/>
        <w:pPrChange w:id="397" w:author="Dalton Solano dos Reis" w:date="2023-06-25T12:24:00Z">
          <w:pPr/>
        </w:pPrChange>
      </w:pPr>
      <w:commentRangeStart w:id="398"/>
      <w:r w:rsidRPr="009F2929">
        <w:rPr>
          <w:highlight w:val="yellow"/>
        </w:rPr>
        <w:t>Validar informações depois</w:t>
      </w:r>
      <w:commentRangeEnd w:id="398"/>
      <w:r w:rsidR="00E97715">
        <w:rPr>
          <w:rStyle w:val="Refdecomentrio"/>
        </w:rPr>
        <w:commentReference w:id="398"/>
      </w:r>
    </w:p>
    <w:p w14:paraId="4432F7D9" w14:textId="3FCC2852" w:rsidR="00F255FC" w:rsidRDefault="00F255FC" w:rsidP="00E97715">
      <w:pPr>
        <w:pStyle w:val="Ttulo1"/>
      </w:pPr>
      <w:bookmarkStart w:id="399" w:name="_Toc54164921"/>
      <w:bookmarkStart w:id="400" w:name="_Toc54165675"/>
      <w:bookmarkStart w:id="401" w:name="_Toc54169333"/>
      <w:bookmarkStart w:id="402" w:name="_Toc96347439"/>
      <w:bookmarkStart w:id="403" w:name="_Toc96357723"/>
      <w:bookmarkStart w:id="404" w:name="_Toc96491866"/>
      <w:bookmarkStart w:id="405" w:name="_Toc511928439"/>
      <w:r>
        <w:lastRenderedPageBreak/>
        <w:t>CONCLUSÕES</w:t>
      </w:r>
      <w:bookmarkEnd w:id="399"/>
      <w:bookmarkEnd w:id="400"/>
      <w:bookmarkEnd w:id="401"/>
      <w:bookmarkEnd w:id="402"/>
      <w:bookmarkEnd w:id="403"/>
      <w:bookmarkEnd w:id="404"/>
      <w:bookmarkEnd w:id="405"/>
    </w:p>
    <w:p w14:paraId="5026BF86" w14:textId="7376EB10" w:rsidR="008E1462" w:rsidRDefault="008E1462" w:rsidP="008E1462">
      <w:pPr>
        <w:pStyle w:val="TF-TEXTO"/>
        <w:ind w:firstLine="709"/>
      </w:pPr>
      <w:r w:rsidRPr="008E1462">
        <w:t xml:space="preserve">Após os testes realizados com os </w:t>
      </w:r>
      <w:r>
        <w:t>participantes da Associação Viva Parkinson e os testes de Mafra</w:t>
      </w:r>
      <w:r w:rsidRPr="008E1462">
        <w:t xml:space="preserve"> (202</w:t>
      </w:r>
      <w:r>
        <w:t>3b</w:t>
      </w:r>
      <w:r w:rsidRPr="008E1462">
        <w:t xml:space="preserve">), foi constatado que o aplicativo se mostrou eficaz em </w:t>
      </w:r>
      <w:r>
        <w:t>motivar a realização de atividades físicas e no acompanhamento do progresso,</w:t>
      </w:r>
      <w:r w:rsidRPr="008E1462">
        <w:t xml:space="preserve"> compree</w:t>
      </w:r>
      <w:r>
        <w:t>ndendo</w:t>
      </w:r>
      <w:r w:rsidRPr="008E1462">
        <w:t xml:space="preserve"> o objetivo do aplicativo, o que os estimulou a participar ativamente das atividades propostas.</w:t>
      </w:r>
      <w:r>
        <w:t xml:space="preserve"> Os participantes também demonstraram interesse pelas informações disponibilizadas no aplicativo</w:t>
      </w:r>
      <w:r w:rsidRPr="008E1462">
        <w:t>. No entanto</w:t>
      </w:r>
      <w:r w:rsidR="00D5645C">
        <w:t xml:space="preserve">, muitos aprimoramentos podem ser realizados, </w:t>
      </w:r>
      <w:r w:rsidR="00D5645C" w:rsidRPr="00D5645C">
        <w:t xml:space="preserve">como a inclusão de explicações mais detalhadas, recursos visuais intuitivos e interfaces interativas que facilitem </w:t>
      </w:r>
      <w:r w:rsidR="00D5645C">
        <w:t>a utilização dos indivíduos que possuem a DP.</w:t>
      </w:r>
      <w:r w:rsidRPr="008E1462">
        <w:t xml:space="preserve"> Em </w:t>
      </w:r>
      <w:r>
        <w:t>conclusão</w:t>
      </w:r>
      <w:r w:rsidRPr="008E1462">
        <w:t>, a utilização de um aplicativo</w:t>
      </w:r>
      <w:r>
        <w:t xml:space="preserve"> que disponibiliza</w:t>
      </w:r>
      <w:r w:rsidRPr="008E1462">
        <w:t xml:space="preserve"> atividades físicas</w:t>
      </w:r>
      <w:r>
        <w:t xml:space="preserve"> em qualquer hora e lugar,</w:t>
      </w:r>
      <w:r w:rsidRPr="008E1462">
        <w:t xml:space="preserve"> mostrou-se</w:t>
      </w:r>
      <w:r>
        <w:t xml:space="preserve"> com potencial</w:t>
      </w:r>
      <w:r w:rsidRPr="008E1462">
        <w:t xml:space="preserve"> benéfic</w:t>
      </w:r>
      <w:r>
        <w:t>o</w:t>
      </w:r>
      <w:r w:rsidRPr="008E1462">
        <w:t xml:space="preserve"> para auxiliar na melhoria da qualidade de vida de pessoas que sofrem de DP.</w:t>
      </w:r>
    </w:p>
    <w:p w14:paraId="00E5673C" w14:textId="2AACA7C0" w:rsidR="00D5645C" w:rsidRDefault="00EE44B6" w:rsidP="008E1462">
      <w:pPr>
        <w:pStyle w:val="TF-TEXTO"/>
        <w:ind w:firstLine="709"/>
      </w:pPr>
      <w:r w:rsidRPr="00EE44B6">
        <w:t xml:space="preserve">O uso do </w:t>
      </w:r>
      <w:r w:rsidRPr="00E97715">
        <w:rPr>
          <w:rPrChange w:id="406" w:author="Dalton Solano dos Reis" w:date="2023-06-25T12:26:00Z">
            <w:rPr>
              <w:i/>
              <w:iCs/>
            </w:rPr>
          </w:rPrChange>
        </w:rPr>
        <w:t>React Native</w:t>
      </w:r>
      <w:r w:rsidRPr="00EE44B6">
        <w:t xml:space="preserve"> para desenvolvimento de interfaces provou ser altamente eficiente</w:t>
      </w:r>
      <w:r>
        <w:t xml:space="preserve">, </w:t>
      </w:r>
      <w:del w:id="407" w:author="Dalton Solano dos Reis" w:date="2023-06-25T12:26:00Z">
        <w:r w:rsidDel="00E97715">
          <w:delText xml:space="preserve">ele </w:delText>
        </w:r>
      </w:del>
      <w:ins w:id="408" w:author="Dalton Solano dos Reis" w:date="2023-06-25T12:26:00Z">
        <w:r w:rsidR="00E97715">
          <w:t xml:space="preserve">pois </w:t>
        </w:r>
      </w:ins>
      <w:r w:rsidR="00D5645C" w:rsidRPr="00D5645C">
        <w:t xml:space="preserve">possui uma ampla </w:t>
      </w:r>
      <w:r>
        <w:t xml:space="preserve">gama de </w:t>
      </w:r>
      <w:r w:rsidR="00D5645C" w:rsidRPr="00D5645C">
        <w:t xml:space="preserve">bibliotecas de importação disponíveis para facilitar o desenvolvimento de aplicativos móveis. Essas bibliotecas abrangem diversas áreas, como </w:t>
      </w:r>
      <w:del w:id="409" w:author="Dalton Solano dos Reis" w:date="2023-06-25T12:26:00Z">
        <w:r w:rsidR="00D5645C" w:rsidRPr="00D5645C" w:rsidDel="00E97715">
          <w:delText>UI (</w:delText>
        </w:r>
      </w:del>
      <w:r w:rsidR="00D5645C" w:rsidRPr="00D5645C">
        <w:t>Interface do Usuário</w:t>
      </w:r>
      <w:ins w:id="410" w:author="Dalton Solano dos Reis" w:date="2023-06-25T12:27:00Z">
        <w:r w:rsidR="00E97715">
          <w:t xml:space="preserve"> (User Interface - UI</w:t>
        </w:r>
      </w:ins>
      <w:r w:rsidR="00D5645C" w:rsidRPr="00D5645C">
        <w:t>), gerenciamento de estado, navegação,</w:t>
      </w:r>
      <w:r w:rsidR="00D5645C">
        <w:t xml:space="preserve"> entre outros. Para a estilização dos botões, caixas de texto e demais elementos de interface, foi utilizada a biblioteca </w:t>
      </w:r>
      <w:r w:rsidR="00D5645C" w:rsidRPr="00E97715">
        <w:rPr>
          <w:rPrChange w:id="411" w:author="Dalton Solano dos Reis" w:date="2023-06-25T12:27:00Z">
            <w:rPr>
              <w:i/>
              <w:iCs/>
            </w:rPr>
          </w:rPrChange>
        </w:rPr>
        <w:t>React-native-paper</w:t>
      </w:r>
      <w:r w:rsidR="00D5645C">
        <w:rPr>
          <w:i/>
          <w:iCs/>
        </w:rPr>
        <w:t xml:space="preserve">. </w:t>
      </w:r>
      <w:r w:rsidR="00D5645C">
        <w:t>Para visualizar as alterações no código-fonte em tempo real foi utilizado o Expo</w:t>
      </w:r>
      <w:r>
        <w:t>, possibilitando os testes diretamente no dispositivo desejado.</w:t>
      </w:r>
    </w:p>
    <w:p w14:paraId="051ADA67" w14:textId="02F54C09" w:rsidR="00691486" w:rsidRDefault="00216380" w:rsidP="00216380">
      <w:pPr>
        <w:pStyle w:val="TF-TEXTO"/>
        <w:ind w:firstLine="709"/>
      </w:pPr>
      <w:r w:rsidRPr="00216380">
        <w:t xml:space="preserve">As </w:t>
      </w:r>
      <w:r>
        <w:t>limitações do presente</w:t>
      </w:r>
      <w:r w:rsidRPr="00216380">
        <w:t xml:space="preserve"> trabalho estão relacionadas ao uso do </w:t>
      </w:r>
      <w:r w:rsidRPr="00E97715">
        <w:rPr>
          <w:rPrChange w:id="412" w:author="Dalton Solano dos Reis" w:date="2023-06-25T12:28:00Z">
            <w:rPr>
              <w:i/>
              <w:iCs/>
            </w:rPr>
          </w:rPrChange>
        </w:rPr>
        <w:t>Firebase Cloud Firestore</w:t>
      </w:r>
      <w:r>
        <w:t xml:space="preserve">, que foi usada para o desenvolvimento </w:t>
      </w:r>
      <w:r w:rsidRPr="00216380">
        <w:rPr>
          <w:i/>
          <w:iCs/>
        </w:rPr>
        <w:t>backend</w:t>
      </w:r>
      <w:r>
        <w:t xml:space="preserve"> e armazenamento de informações</w:t>
      </w:r>
      <w:r w:rsidRPr="00216380">
        <w:t xml:space="preserve">. Na sua versão gratuita, esse serviço permite apenas até 100 conexões simultâneas, bem como um limite de armazenamento de 1GB. Caso esse limite seja ultrapassado, usuários adicionais não poderão se conectar ao </w:t>
      </w:r>
      <w:r w:rsidRPr="00E97715">
        <w:rPr>
          <w:rPrChange w:id="413" w:author="Dalton Solano dos Reis" w:date="2023-06-25T12:28:00Z">
            <w:rPr>
              <w:i/>
              <w:iCs/>
            </w:rPr>
          </w:rPrChange>
        </w:rPr>
        <w:t>Firestore</w:t>
      </w:r>
      <w:r w:rsidRPr="00216380">
        <w:t xml:space="preserve">. Além disso, há um limite de 50.000 leituras </w:t>
      </w:r>
      <w:r>
        <w:t xml:space="preserve">e </w:t>
      </w:r>
      <w:r w:rsidRPr="00216380">
        <w:t xml:space="preserve">20.000 gravações </w:t>
      </w:r>
      <w:r>
        <w:t>diárias</w:t>
      </w:r>
      <w:r w:rsidRPr="00216380">
        <w:t xml:space="preserve">. Para contornar essas limitações, é necessário considerar um </w:t>
      </w:r>
      <w:r w:rsidRPr="00E97715">
        <w:rPr>
          <w:i/>
          <w:iCs/>
          <w:rPrChange w:id="414" w:author="Dalton Solano dos Reis" w:date="2023-06-25T12:28:00Z">
            <w:rPr/>
          </w:rPrChange>
        </w:rPr>
        <w:t>upgrade</w:t>
      </w:r>
      <w:r w:rsidRPr="00216380">
        <w:t xml:space="preserve"> para um plano pago ou a exclusão de dados antigos conforme necessário.</w:t>
      </w:r>
      <w:r>
        <w:t xml:space="preserve"> </w:t>
      </w:r>
      <w:r w:rsidR="00691486">
        <w:t>As possíveis extensões para esse trabalho seriam:</w:t>
      </w:r>
    </w:p>
    <w:p w14:paraId="7E1CFB4C" w14:textId="7F38D040" w:rsidR="00691486" w:rsidRDefault="00494F93" w:rsidP="00494F93">
      <w:pPr>
        <w:pStyle w:val="TF-ALNEA"/>
      </w:pPr>
      <w:r>
        <w:t>p</w:t>
      </w:r>
      <w:r w:rsidR="007E5124">
        <w:t>ossibilitar a adi</w:t>
      </w:r>
      <w:r w:rsidR="00A97954">
        <w:t>ção de vários exercícios em um nível, sem limita</w:t>
      </w:r>
      <w:r w:rsidR="00216380">
        <w:t>ção</w:t>
      </w:r>
      <w:r w:rsidR="00A97954">
        <w:t>;</w:t>
      </w:r>
    </w:p>
    <w:p w14:paraId="51A08232" w14:textId="309FF135" w:rsidR="00216380" w:rsidRDefault="00216380" w:rsidP="00494F93">
      <w:pPr>
        <w:pStyle w:val="TF-ALNEA"/>
      </w:pPr>
      <w:r>
        <w:t>exercícios personalizados para cada usuário;</w:t>
      </w:r>
    </w:p>
    <w:p w14:paraId="6A137BDB" w14:textId="1BE762E7" w:rsidR="00A97954" w:rsidRPr="00691486" w:rsidRDefault="00494F93" w:rsidP="00494F93">
      <w:pPr>
        <w:pStyle w:val="TF-ALNEA"/>
      </w:pPr>
      <w:r>
        <w:t>e</w:t>
      </w:r>
      <w:r w:rsidR="002C592B">
        <w:t>nviar notificações diariamente para lembrar da realização dos exercícios</w:t>
      </w:r>
      <w:r>
        <w:t>;</w:t>
      </w:r>
    </w:p>
    <w:p w14:paraId="37D4DD94" w14:textId="16C9F417" w:rsidR="00691486" w:rsidRDefault="00494F93" w:rsidP="00494F93">
      <w:pPr>
        <w:pStyle w:val="TF-ALNEA"/>
      </w:pPr>
      <w:r>
        <w:t>i</w:t>
      </w:r>
      <w:r w:rsidR="004671D0" w:rsidRPr="004671D0">
        <w:t>ntegração com dispositivos ou sensores externos, como monitores de frequência cardíaca ou rastreadores de atividade física</w:t>
      </w:r>
      <w:r>
        <w:t>;</w:t>
      </w:r>
    </w:p>
    <w:p w14:paraId="5568F7B1" w14:textId="5E6AEB7D" w:rsidR="004671D0" w:rsidRPr="004671D0" w:rsidRDefault="00494F93" w:rsidP="00494F93">
      <w:pPr>
        <w:pStyle w:val="TF-ALNEA"/>
      </w:pPr>
      <w:r>
        <w:t>o</w:t>
      </w:r>
      <w:r w:rsidR="004671D0" w:rsidRPr="004671D0">
        <w:t>pção para personalizar o programa de exercícios com base nas necessidades individuais do usuário</w:t>
      </w:r>
      <w:r>
        <w:t>;</w:t>
      </w:r>
    </w:p>
    <w:p w14:paraId="628AF092" w14:textId="10E4B5F6" w:rsidR="004671D0" w:rsidRDefault="00494F93" w:rsidP="00494F93">
      <w:pPr>
        <w:pStyle w:val="TF-ALNEA"/>
      </w:pPr>
      <w:r>
        <w:t>o</w:t>
      </w:r>
      <w:r w:rsidR="004671D0" w:rsidRPr="004671D0">
        <w:t>pção de interação com outros usuários por meio de fóruns, grupos de suporte ou mensagens privadas</w:t>
      </w:r>
      <w:r>
        <w:t>;</w:t>
      </w:r>
    </w:p>
    <w:p w14:paraId="31815292" w14:textId="01AD2708" w:rsidR="00122543" w:rsidRDefault="00494F93" w:rsidP="00494F93">
      <w:pPr>
        <w:pStyle w:val="TF-ALNEA"/>
      </w:pPr>
      <w:r>
        <w:t>i</w:t>
      </w:r>
      <w:r w:rsidR="00122543">
        <w:t>ntegração com aplicativos de saúde</w:t>
      </w:r>
      <w:r>
        <w:t>.</w:t>
      </w:r>
    </w:p>
    <w:p w14:paraId="49E31ED8" w14:textId="48DD80C2" w:rsidR="00691486" w:rsidDel="00E97715" w:rsidRDefault="00691486" w:rsidP="00691486">
      <w:pPr>
        <w:pStyle w:val="TF-TEXTO"/>
        <w:ind w:firstLine="0"/>
        <w:rPr>
          <w:del w:id="415" w:author="Dalton Solano dos Reis" w:date="2023-06-25T12:29:00Z"/>
        </w:rPr>
      </w:pPr>
    </w:p>
    <w:p w14:paraId="2D775339" w14:textId="74A16412" w:rsidR="008E1462" w:rsidDel="00E97715" w:rsidRDefault="008E1462" w:rsidP="00691486">
      <w:pPr>
        <w:pStyle w:val="TF-TEXTO"/>
        <w:ind w:firstLine="0"/>
        <w:rPr>
          <w:del w:id="416" w:author="Dalton Solano dos Reis" w:date="2023-06-25T12:29:00Z"/>
        </w:rPr>
      </w:pPr>
    </w:p>
    <w:p w14:paraId="72729429" w14:textId="6E88FF52" w:rsidR="00D5645C" w:rsidDel="00E97715" w:rsidRDefault="00D5645C">
      <w:pPr>
        <w:pStyle w:val="TF-REFERNCIASTTULO"/>
        <w:rPr>
          <w:del w:id="417" w:author="Dalton Solano dos Reis" w:date="2023-06-25T12:29:00Z"/>
        </w:rPr>
      </w:pPr>
      <w:bookmarkStart w:id="418" w:name="_Toc419598588"/>
      <w:bookmarkStart w:id="419" w:name="_Toc420721330"/>
      <w:bookmarkStart w:id="420" w:name="_Toc420721484"/>
      <w:bookmarkStart w:id="421" w:name="_Toc420721575"/>
      <w:bookmarkStart w:id="422" w:name="_Toc420721781"/>
      <w:bookmarkStart w:id="423" w:name="_Toc420723222"/>
      <w:bookmarkStart w:id="424" w:name="_Toc482682385"/>
      <w:bookmarkStart w:id="425" w:name="_Toc54169335"/>
      <w:bookmarkStart w:id="426" w:name="_Toc96491868"/>
      <w:bookmarkStart w:id="427" w:name="_Toc511928441"/>
    </w:p>
    <w:p w14:paraId="376FD652" w14:textId="674F90CA" w:rsidR="00F255FC" w:rsidRPr="005E5CBB" w:rsidRDefault="00F255FC">
      <w:pPr>
        <w:pStyle w:val="TF-REFERNCIASTTULO"/>
        <w:rPr>
          <w:lang w:val="en-US"/>
          <w:rPrChange w:id="428" w:author="Dalton Solano dos Reis" w:date="2023-06-25T10:40:00Z">
            <w:rPr/>
          </w:rPrChange>
        </w:rPr>
      </w:pPr>
      <w:commentRangeStart w:id="429"/>
      <w:commentRangeStart w:id="430"/>
      <w:r w:rsidRPr="005E5CBB">
        <w:rPr>
          <w:lang w:val="en-US"/>
          <w:rPrChange w:id="431" w:author="Dalton Solano dos Reis" w:date="2023-06-25T10:40:00Z">
            <w:rPr/>
          </w:rPrChange>
        </w:rPr>
        <w:t>Referências</w:t>
      </w:r>
      <w:bookmarkEnd w:id="418"/>
      <w:bookmarkEnd w:id="419"/>
      <w:bookmarkEnd w:id="420"/>
      <w:bookmarkEnd w:id="421"/>
      <w:bookmarkEnd w:id="422"/>
      <w:bookmarkEnd w:id="423"/>
      <w:bookmarkEnd w:id="424"/>
      <w:bookmarkEnd w:id="425"/>
      <w:bookmarkEnd w:id="426"/>
      <w:bookmarkEnd w:id="427"/>
      <w:commentRangeEnd w:id="429"/>
      <w:r w:rsidR="00E97715">
        <w:rPr>
          <w:rStyle w:val="Refdecomentrio"/>
          <w:b w:val="0"/>
          <w:caps w:val="0"/>
        </w:rPr>
        <w:commentReference w:id="429"/>
      </w:r>
      <w:commentRangeEnd w:id="430"/>
      <w:r w:rsidR="005E51A8">
        <w:rPr>
          <w:rStyle w:val="Refdecomentrio"/>
          <w:b w:val="0"/>
          <w:caps w:val="0"/>
        </w:rPr>
        <w:commentReference w:id="430"/>
      </w:r>
    </w:p>
    <w:p w14:paraId="12F3723C" w14:textId="6796D1F5" w:rsidR="00CA5DF4" w:rsidRPr="00CA5DF4" w:rsidRDefault="00CA5DF4" w:rsidP="00CA5DF4">
      <w:pPr>
        <w:pStyle w:val="TF-REFERNCIASITEM"/>
      </w:pPr>
      <w:r w:rsidRPr="005E5CBB">
        <w:rPr>
          <w:lang w:val="en-US"/>
          <w:rPrChange w:id="432" w:author="Dalton Solano dos Reis" w:date="2023-06-25T10:40:00Z">
            <w:rPr/>
          </w:rPrChange>
        </w:rPr>
        <w:t xml:space="preserve">APPLE FITNESS PLUS. Apple Fitness Plus. 2023. </w:t>
      </w:r>
      <w:r>
        <w:t xml:space="preserve">Disponível em: </w:t>
      </w:r>
      <w:r w:rsidRPr="0075034B">
        <w:t>https://www.apple.com/br/apple-fitness-plus/</w:t>
      </w:r>
      <w:r>
        <w:t>. Acesso em: 12 jun. 2023</w:t>
      </w:r>
    </w:p>
    <w:p w14:paraId="6A80D07D" w14:textId="02EA607B" w:rsidR="00CA5DF4" w:rsidRPr="00CA5DF4" w:rsidRDefault="00CA5DF4" w:rsidP="00CA5DF4">
      <w:pPr>
        <w:keepNext w:val="0"/>
        <w:keepLines w:val="0"/>
        <w:spacing w:before="120"/>
        <w:rPr>
          <w:sz w:val="20"/>
          <w:szCs w:val="20"/>
        </w:rPr>
      </w:pPr>
      <w:r w:rsidRPr="00953A92">
        <w:rPr>
          <w:sz w:val="20"/>
          <w:szCs w:val="20"/>
          <w:highlight w:val="yellow"/>
        </w:rPr>
        <w:t>BALSANELLI, J. D; ARROYO, C. R. Benefícios do Exercício Físico na Doença De Parkinson</w:t>
      </w:r>
      <w:r w:rsidRPr="00953A92">
        <w:rPr>
          <w:b/>
          <w:bCs/>
          <w:sz w:val="20"/>
          <w:szCs w:val="20"/>
          <w:highlight w:val="yellow"/>
        </w:rPr>
        <w:t xml:space="preserve">. </w:t>
      </w:r>
      <w:r w:rsidRPr="00953A92">
        <w:rPr>
          <w:sz w:val="20"/>
          <w:szCs w:val="20"/>
          <w:highlight w:val="yellow"/>
        </w:rPr>
        <w:t xml:space="preserve">2015. 13 f. Centro </w:t>
      </w:r>
      <w:r w:rsidRPr="00CA5DF4">
        <w:rPr>
          <w:sz w:val="20"/>
          <w:szCs w:val="20"/>
          <w:highlight w:val="yellow"/>
        </w:rPr>
        <w:t xml:space="preserve">Universitário UNIFAFIBE – Bebedouro, São Paulo, Brasil. Universidade Estadual Paulista, UNESP, Rio Claro/SP. Disponível em: </w:t>
      </w:r>
      <w:hyperlink r:id="rId31" w:history="1">
        <w:r w:rsidRPr="00CA5DF4">
          <w:rPr>
            <w:rStyle w:val="Hyperlink"/>
            <w:noProof w:val="0"/>
            <w:sz w:val="20"/>
            <w:szCs w:val="20"/>
            <w:highlight w:val="yellow"/>
          </w:rPr>
          <w:t>http://repositorio.unifafibe.com.br:8080/xmlui/bitstream/handle/123456789/313/2015_JDB.pdf?sequence=1&amp;isAllowed=y</w:t>
        </w:r>
      </w:hyperlink>
    </w:p>
    <w:p w14:paraId="3893BDBA" w14:textId="623D5B21" w:rsidR="00CA5DF4" w:rsidRPr="00CA5DF4" w:rsidRDefault="00CA5DF4" w:rsidP="00CA5DF4">
      <w:pPr>
        <w:pStyle w:val="TF-REFERNCIASITEM"/>
      </w:pPr>
      <w:r w:rsidRPr="0025456B">
        <w:t>BARBOSA, E. R.; SALLEM, F. A. S. Doença de Parkinson: Diagnóstico. </w:t>
      </w:r>
      <w:r w:rsidRPr="0025456B">
        <w:rPr>
          <w:b/>
          <w:bCs/>
        </w:rPr>
        <w:t>Revista Neurociências</w:t>
      </w:r>
      <w:r w:rsidRPr="0025456B">
        <w:t>, </w:t>
      </w:r>
      <w:r w:rsidRPr="0025456B">
        <w:rPr>
          <w:i/>
          <w:iCs/>
        </w:rPr>
        <w:t>[S. l.]</w:t>
      </w:r>
      <w:r w:rsidRPr="0025456B">
        <w:t>, v. 13, n. 3, p. 158–165, 2005. DOI: 10.34024/rnc.2005.v13.8827. Disponível em: https://periodicos.unifesp.br/index.php/neurociencias/article/view/8827. Acesso em: 18 jun. 2023.</w:t>
      </w:r>
    </w:p>
    <w:p w14:paraId="540D59E6" w14:textId="77777777" w:rsidR="00CA5DF4" w:rsidRDefault="004A7039" w:rsidP="00CA5DF4">
      <w:pPr>
        <w:keepNext w:val="0"/>
        <w:keepLines w:val="0"/>
        <w:spacing w:before="120"/>
        <w:rPr>
          <w:sz w:val="20"/>
          <w:szCs w:val="20"/>
        </w:rPr>
      </w:pPr>
      <w:bookmarkStart w:id="433" w:name="_Toc54169336"/>
      <w:bookmarkStart w:id="434" w:name="_Toc96491869"/>
      <w:bookmarkStart w:id="435" w:name="_Toc511928442"/>
      <w:r w:rsidRPr="00B05D6A">
        <w:rPr>
          <w:sz w:val="20"/>
          <w:szCs w:val="20"/>
        </w:rPr>
        <w:t xml:space="preserve">BIBLIOTECA VIRTUAL EM SAÚDE. </w:t>
      </w:r>
      <w:r w:rsidRPr="00B05D6A">
        <w:rPr>
          <w:b/>
          <w:bCs/>
          <w:sz w:val="20"/>
          <w:szCs w:val="20"/>
        </w:rPr>
        <w:t>Doença de Parkinson</w:t>
      </w:r>
      <w:bookmarkStart w:id="436" w:name="_Hlk120568790"/>
      <w:r w:rsidRPr="00B05D6A">
        <w:rPr>
          <w:bCs/>
          <w:sz w:val="20"/>
          <w:szCs w:val="20"/>
        </w:rPr>
        <w:t>. [S.l.], [2019].</w:t>
      </w:r>
      <w:r w:rsidRPr="00B05D6A">
        <w:rPr>
          <w:sz w:val="20"/>
          <w:szCs w:val="20"/>
        </w:rPr>
        <w:t xml:space="preserve"> </w:t>
      </w:r>
      <w:bookmarkEnd w:id="436"/>
      <w:r w:rsidRPr="00B05D6A">
        <w:rPr>
          <w:sz w:val="20"/>
          <w:szCs w:val="20"/>
        </w:rPr>
        <w:t xml:space="preserve">Disponível em: https://bvsms.saude.gov.br/doenca-de-parkinson/. Acesso em: 24 ago. 2022. </w:t>
      </w:r>
    </w:p>
    <w:p w14:paraId="20D2D195" w14:textId="1A47EAF4" w:rsidR="00CA5DF4" w:rsidRPr="00CA5DF4" w:rsidRDefault="00CA5DF4" w:rsidP="00CA5DF4">
      <w:pPr>
        <w:keepNext w:val="0"/>
        <w:keepLines w:val="0"/>
        <w:spacing w:before="120"/>
        <w:rPr>
          <w:sz w:val="16"/>
          <w:szCs w:val="16"/>
        </w:rPr>
      </w:pPr>
      <w:r w:rsidRPr="00CA5DF4">
        <w:rPr>
          <w:sz w:val="20"/>
          <w:szCs w:val="20"/>
        </w:rPr>
        <w:t xml:space="preserve">BUSARELLO, Raul Inácio. Gamification: princípios e estratégias. São Paulo: Pimenta Cultural, 2016. Disponível em: https://www.dropbox.com/s/04owpo123rh1pjw/eBook_Gamification.pdf?dl=0. Acesso em: 30 maio 2021. </w:t>
      </w:r>
    </w:p>
    <w:p w14:paraId="1ECB6FED" w14:textId="77777777" w:rsidR="004A7039" w:rsidRDefault="004A7039" w:rsidP="004A7039">
      <w:pPr>
        <w:keepNext w:val="0"/>
        <w:keepLines w:val="0"/>
        <w:spacing w:before="120"/>
        <w:rPr>
          <w:color w:val="000000"/>
          <w:sz w:val="20"/>
          <w:szCs w:val="20"/>
          <w:lang w:val="en-US"/>
        </w:rPr>
      </w:pPr>
      <w:r w:rsidRPr="005E5CBB">
        <w:rPr>
          <w:color w:val="000000"/>
          <w:sz w:val="20"/>
          <w:szCs w:val="20"/>
          <w:rPrChange w:id="437" w:author="Dalton Solano dos Reis" w:date="2023-06-25T10:40:00Z">
            <w:rPr>
              <w:color w:val="000000"/>
              <w:sz w:val="20"/>
              <w:szCs w:val="20"/>
              <w:lang w:val="en-US"/>
            </w:rPr>
          </w:rPrChange>
        </w:rPr>
        <w:t xml:space="preserve">CHOU, K.  L.  </w:t>
      </w:r>
      <w:r w:rsidRPr="005E5CBB">
        <w:rPr>
          <w:b/>
          <w:color w:val="000000"/>
          <w:sz w:val="20"/>
          <w:szCs w:val="20"/>
          <w:rPrChange w:id="438" w:author="Dalton Solano dos Reis" w:date="2023-06-25T10:40:00Z">
            <w:rPr>
              <w:b/>
              <w:color w:val="000000"/>
              <w:sz w:val="20"/>
              <w:szCs w:val="20"/>
              <w:lang w:val="en-US"/>
            </w:rPr>
          </w:rPrChange>
        </w:rPr>
        <w:t>Clinical manifestations of Parkinson disease</w:t>
      </w:r>
      <w:r w:rsidRPr="005E5CBB">
        <w:rPr>
          <w:color w:val="000000"/>
          <w:sz w:val="20"/>
          <w:szCs w:val="20"/>
          <w:rPrChange w:id="439" w:author="Dalton Solano dos Reis" w:date="2023-06-25T10:40:00Z">
            <w:rPr>
              <w:color w:val="000000"/>
              <w:sz w:val="20"/>
              <w:szCs w:val="20"/>
              <w:lang w:val="en-US"/>
            </w:rPr>
          </w:rPrChange>
        </w:rPr>
        <w:t xml:space="preserve">. UpToDate, fev. 2020. </w:t>
      </w:r>
      <w:r w:rsidRPr="00B05D6A">
        <w:rPr>
          <w:color w:val="000000"/>
          <w:sz w:val="20"/>
          <w:szCs w:val="20"/>
        </w:rPr>
        <w:t xml:space="preserve">Disponível em: https://www.uptodate.com/contents/clinical-manifestations-of-parkinson-disease?search=doenca%20de%20parkinson&amp;source=search_result&amp;selectedTitle=1~150&amp;usage_type=default&amp;display_rank=1. </w:t>
      </w:r>
      <w:r w:rsidRPr="00B05D6A">
        <w:rPr>
          <w:color w:val="000000"/>
          <w:sz w:val="20"/>
          <w:szCs w:val="20"/>
          <w:lang w:val="en-US"/>
        </w:rPr>
        <w:t>Acesso em: 04 set. 2022.</w:t>
      </w:r>
    </w:p>
    <w:p w14:paraId="53FCE055" w14:textId="15673C32" w:rsidR="000F6FE3" w:rsidRPr="000F6FE3" w:rsidRDefault="000F6FE3" w:rsidP="004A7039">
      <w:pPr>
        <w:keepNext w:val="0"/>
        <w:keepLines w:val="0"/>
        <w:spacing w:before="120"/>
        <w:rPr>
          <w:sz w:val="20"/>
          <w:szCs w:val="20"/>
        </w:rPr>
      </w:pPr>
      <w:r>
        <w:rPr>
          <w:sz w:val="20"/>
          <w:szCs w:val="20"/>
        </w:rPr>
        <w:lastRenderedPageBreak/>
        <w:t>CLEMENTE, Matheus</w:t>
      </w:r>
      <w:r w:rsidRPr="00770E33">
        <w:rPr>
          <w:sz w:val="20"/>
          <w:szCs w:val="20"/>
        </w:rPr>
        <w:t>. Psicologia das cores.</w:t>
      </w:r>
      <w:r w:rsidRPr="000F6FE3">
        <w:rPr>
          <w:sz w:val="20"/>
          <w:szCs w:val="20"/>
        </w:rPr>
        <w:t xml:space="preserve"> </w:t>
      </w:r>
      <w:r w:rsidRPr="000F6FE3">
        <w:rPr>
          <w:b/>
          <w:bCs/>
          <w:sz w:val="20"/>
          <w:szCs w:val="20"/>
        </w:rPr>
        <w:t>Rock Content</w:t>
      </w:r>
      <w:r w:rsidRPr="00770E33">
        <w:rPr>
          <w:sz w:val="20"/>
          <w:szCs w:val="20"/>
        </w:rPr>
        <w:t xml:space="preserve"> </w:t>
      </w:r>
      <w:r>
        <w:rPr>
          <w:sz w:val="20"/>
          <w:szCs w:val="20"/>
        </w:rPr>
        <w:t xml:space="preserve">[2020]. </w:t>
      </w:r>
      <w:r w:rsidRPr="00770E33">
        <w:rPr>
          <w:sz w:val="20"/>
          <w:szCs w:val="20"/>
        </w:rPr>
        <w:t>Disponível em: https://rockcontent.com/br/blog/psicologia-das-cores/#:~:text=A%20Psicologia%20das%20Cores%20%C3%A9%20um%20estudo%20que%20busca%20compreender,de%20desejos%20e%20muito%20mais.. Acesso em</w:t>
      </w:r>
      <w:r>
        <w:rPr>
          <w:sz w:val="20"/>
          <w:szCs w:val="20"/>
        </w:rPr>
        <w:t>: 15 jul. 2023.</w:t>
      </w:r>
    </w:p>
    <w:p w14:paraId="28221340" w14:textId="0C305525" w:rsidR="004A7039" w:rsidRPr="005E5CBB" w:rsidRDefault="004A7039" w:rsidP="00B05D6A">
      <w:pPr>
        <w:keepNext w:val="0"/>
        <w:keepLines w:val="0"/>
        <w:spacing w:before="120"/>
        <w:rPr>
          <w:color w:val="000000"/>
          <w:sz w:val="20"/>
          <w:szCs w:val="20"/>
          <w:lang w:val="en-US"/>
          <w:rPrChange w:id="440" w:author="Dalton Solano dos Reis" w:date="2023-06-25T10:40:00Z">
            <w:rPr>
              <w:color w:val="000000"/>
              <w:sz w:val="20"/>
              <w:szCs w:val="20"/>
            </w:rPr>
          </w:rPrChange>
        </w:rPr>
      </w:pPr>
      <w:commentRangeStart w:id="441"/>
      <w:r w:rsidRPr="00B05D6A">
        <w:rPr>
          <w:sz w:val="20"/>
          <w:szCs w:val="20"/>
        </w:rPr>
        <w:t xml:space="preserve">IBGE – </w:t>
      </w:r>
      <w:commentRangeEnd w:id="441"/>
      <w:r w:rsidR="00E97715">
        <w:rPr>
          <w:rStyle w:val="Refdecomentrio"/>
        </w:rPr>
        <w:commentReference w:id="441"/>
      </w:r>
      <w:r w:rsidRPr="00B05D6A">
        <w:rPr>
          <w:sz w:val="20"/>
          <w:szCs w:val="20"/>
        </w:rPr>
        <w:t>INSTITUTO BRASILEIRO DE GEOGRAFIA E ESTATÍSTICA</w:t>
      </w:r>
      <w:r w:rsidRPr="00B05D6A">
        <w:rPr>
          <w:b/>
          <w:bCs/>
          <w:sz w:val="20"/>
          <w:szCs w:val="20"/>
        </w:rPr>
        <w:t>. População cresce, mas número de pessoas com menos de 30 anos cai 5,4% de 2012 a 2021</w:t>
      </w:r>
      <w:r w:rsidRPr="00B05D6A">
        <w:rPr>
          <w:sz w:val="20"/>
          <w:szCs w:val="20"/>
        </w:rPr>
        <w:t xml:space="preserve">. [S.l.], [2021]. Disponível em: </w:t>
      </w:r>
      <w:r w:rsidR="00953A92">
        <w:rPr>
          <w:color w:val="000000"/>
          <w:sz w:val="20"/>
          <w:szCs w:val="20"/>
        </w:rPr>
        <w:t>https://agenciadenoticias.ibge.gov.br/agencia-noticias/2012-agencia-de-noticias/noticias/34438-populacao-cresce-mas-numero-de-pessoas-com-menos-de-30-anos-cai</w:t>
      </w:r>
      <w:hyperlink r:id="rId32" w:anchor=":~:text=A%20popula%C3%A7%C3%A3o%20total%20do%20pa%C3%ADs,39%2C8%25%20no%20per%C3%ADodo" w:history="1">
        <w:r w:rsidR="00953A92">
          <w:rPr>
            <w:rStyle w:val="Hyperlink"/>
            <w:color w:val="000000"/>
            <w:sz w:val="20"/>
            <w:szCs w:val="20"/>
          </w:rPr>
          <w:t>-5-4-de-2012-a-2021#:~:text=A%20popula%C3%A7%C3%A3o%20total%20do%20pa%C3%ADs,39%2C8%25%20no%20per%C3%ADodo</w:t>
        </w:r>
      </w:hyperlink>
      <w:r w:rsidR="00953A92">
        <w:rPr>
          <w:color w:val="000000"/>
          <w:sz w:val="20"/>
          <w:szCs w:val="20"/>
        </w:rPr>
        <w:t xml:space="preserve">. </w:t>
      </w:r>
      <w:r w:rsidR="00953A92" w:rsidRPr="005E5CBB">
        <w:rPr>
          <w:color w:val="000000"/>
          <w:sz w:val="20"/>
          <w:szCs w:val="20"/>
          <w:lang w:val="en-US"/>
          <w:rPrChange w:id="442" w:author="Dalton Solano dos Reis" w:date="2023-06-25T10:40:00Z">
            <w:rPr>
              <w:color w:val="000000"/>
              <w:sz w:val="20"/>
              <w:szCs w:val="20"/>
            </w:rPr>
          </w:rPrChange>
        </w:rPr>
        <w:t>Acesso em: 01 out. 2022.</w:t>
      </w:r>
    </w:p>
    <w:p w14:paraId="50465482" w14:textId="190C3C09" w:rsidR="00CA5DF4" w:rsidRPr="005E5CBB" w:rsidRDefault="00CA5DF4" w:rsidP="00B05D6A">
      <w:pPr>
        <w:keepNext w:val="0"/>
        <w:keepLines w:val="0"/>
        <w:spacing w:before="120"/>
        <w:rPr>
          <w:sz w:val="20"/>
          <w:szCs w:val="20"/>
          <w:lang w:val="en-US"/>
          <w:rPrChange w:id="443" w:author="Dalton Solano dos Reis" w:date="2023-06-25T10:40:00Z">
            <w:rPr>
              <w:sz w:val="20"/>
              <w:szCs w:val="20"/>
            </w:rPr>
          </w:rPrChange>
        </w:rPr>
      </w:pPr>
      <w:r w:rsidRPr="005E5CBB">
        <w:rPr>
          <w:sz w:val="20"/>
          <w:szCs w:val="20"/>
          <w:lang w:val="en-US"/>
          <w:rPrChange w:id="444" w:author="Dalton Solano dos Reis" w:date="2023-06-25T10:40:00Z">
            <w:rPr>
              <w:sz w:val="20"/>
              <w:szCs w:val="20"/>
            </w:rPr>
          </w:rPrChange>
        </w:rPr>
        <w:t>HAMARI, J., KOIVISTO, J., &amp; SARSA, H. (2014). Does Gamification Work? – A Literature Review of Empirical Studies on Gamification. In proceedings of the 47th Hawaii International Conference on System Sciences, Hawaii, USA, January 6-9, 2014.</w:t>
      </w:r>
    </w:p>
    <w:p w14:paraId="3E493672" w14:textId="77777777" w:rsidR="004A7039" w:rsidRDefault="004A7039" w:rsidP="004A7039">
      <w:pPr>
        <w:keepNext w:val="0"/>
        <w:keepLines w:val="0"/>
        <w:spacing w:before="120"/>
        <w:rPr>
          <w:color w:val="000000"/>
          <w:sz w:val="20"/>
          <w:szCs w:val="20"/>
        </w:rPr>
      </w:pPr>
      <w:commentRangeStart w:id="445"/>
      <w:r w:rsidRPr="00B05D6A">
        <w:rPr>
          <w:color w:val="000000"/>
          <w:sz w:val="20"/>
          <w:szCs w:val="20"/>
        </w:rPr>
        <w:t>MAGALHÃES</w:t>
      </w:r>
      <w:commentRangeEnd w:id="445"/>
      <w:r w:rsidR="005E51A8">
        <w:rPr>
          <w:rStyle w:val="Refdecomentrio"/>
        </w:rPr>
        <w:commentReference w:id="445"/>
      </w:r>
      <w:r w:rsidRPr="00B05D6A">
        <w:rPr>
          <w:color w:val="000000"/>
          <w:sz w:val="20"/>
          <w:szCs w:val="20"/>
        </w:rPr>
        <w:t xml:space="preserve">, Ana B. </w:t>
      </w:r>
      <w:r w:rsidRPr="00B05D6A">
        <w:rPr>
          <w:b/>
          <w:color w:val="000000"/>
          <w:sz w:val="20"/>
          <w:szCs w:val="20"/>
        </w:rPr>
        <w:t>Dia Mundial de Conscientização da Doença de Parkinson</w:t>
      </w:r>
      <w:r w:rsidRPr="00B05D6A">
        <w:rPr>
          <w:color w:val="000000"/>
          <w:sz w:val="20"/>
          <w:szCs w:val="20"/>
        </w:rPr>
        <w:t>. 2019. Disponível em: https://bvsms.saude.gov.br/dia-mundial-de-conscientizacao-da-doenca-de-parkinson/. Acesso em: 24 ago. 2022.</w:t>
      </w:r>
    </w:p>
    <w:p w14:paraId="48556D1B" w14:textId="5B9F7C91" w:rsidR="00473E24" w:rsidRDefault="00473E24" w:rsidP="004A7039">
      <w:pPr>
        <w:keepNext w:val="0"/>
        <w:keepLines w:val="0"/>
        <w:spacing w:before="120"/>
        <w:rPr>
          <w:color w:val="000000"/>
          <w:sz w:val="20"/>
          <w:szCs w:val="20"/>
        </w:rPr>
      </w:pPr>
      <w:r>
        <w:rPr>
          <w:color w:val="000000"/>
          <w:sz w:val="20"/>
          <w:szCs w:val="20"/>
        </w:rPr>
        <w:t>MAFRA</w:t>
      </w:r>
      <w:r w:rsidRPr="00473E24">
        <w:rPr>
          <w:color w:val="000000"/>
          <w:sz w:val="20"/>
          <w:szCs w:val="20"/>
        </w:rPr>
        <w:t xml:space="preserve">, </w:t>
      </w:r>
      <w:r>
        <w:rPr>
          <w:color w:val="000000"/>
          <w:sz w:val="20"/>
          <w:szCs w:val="20"/>
        </w:rPr>
        <w:t>Margit da Silva</w:t>
      </w:r>
      <w:r w:rsidRPr="00473E24">
        <w:rPr>
          <w:color w:val="000000"/>
          <w:sz w:val="20"/>
          <w:szCs w:val="20"/>
        </w:rPr>
        <w:t xml:space="preserve">. Entrevista de apresentação do protótipo do aplicativo </w:t>
      </w:r>
      <w:r>
        <w:rPr>
          <w:color w:val="000000"/>
          <w:sz w:val="20"/>
          <w:szCs w:val="20"/>
        </w:rPr>
        <w:t>DPMove</w:t>
      </w:r>
      <w:r w:rsidRPr="00473E24">
        <w:rPr>
          <w:color w:val="000000"/>
          <w:sz w:val="20"/>
          <w:szCs w:val="20"/>
        </w:rPr>
        <w:t>. 202</w:t>
      </w:r>
      <w:r>
        <w:rPr>
          <w:color w:val="000000"/>
          <w:sz w:val="20"/>
          <w:szCs w:val="20"/>
        </w:rPr>
        <w:t>3a</w:t>
      </w:r>
      <w:r w:rsidRPr="00473E24">
        <w:rPr>
          <w:color w:val="000000"/>
          <w:sz w:val="20"/>
          <w:szCs w:val="20"/>
        </w:rPr>
        <w:t>. Entrevistadora: C</w:t>
      </w:r>
      <w:r>
        <w:rPr>
          <w:color w:val="000000"/>
          <w:sz w:val="20"/>
          <w:szCs w:val="20"/>
        </w:rPr>
        <w:t>hristyelen Kramel</w:t>
      </w:r>
      <w:r w:rsidRPr="00473E24">
        <w:rPr>
          <w:color w:val="000000"/>
          <w:sz w:val="20"/>
          <w:szCs w:val="20"/>
        </w:rPr>
        <w:t>. Blumenau. 202</w:t>
      </w:r>
      <w:r>
        <w:rPr>
          <w:color w:val="000000"/>
          <w:sz w:val="20"/>
          <w:szCs w:val="20"/>
        </w:rPr>
        <w:t>3</w:t>
      </w:r>
      <w:r w:rsidRPr="00473E24">
        <w:rPr>
          <w:color w:val="000000"/>
          <w:sz w:val="20"/>
          <w:szCs w:val="20"/>
        </w:rPr>
        <w:t>. Entrevista feita através de conversação – não publicada.</w:t>
      </w:r>
    </w:p>
    <w:p w14:paraId="680EF01C" w14:textId="3670AAA8" w:rsidR="00473E24" w:rsidDel="005E51A8" w:rsidRDefault="00473E24" w:rsidP="00473E24">
      <w:pPr>
        <w:keepNext w:val="0"/>
        <w:keepLines w:val="0"/>
        <w:spacing w:before="120"/>
        <w:rPr>
          <w:del w:id="446" w:author="Dalton Solano dos Reis" w:date="2023-06-25T12:32:00Z"/>
          <w:color w:val="000000"/>
          <w:sz w:val="20"/>
          <w:szCs w:val="20"/>
        </w:rPr>
      </w:pPr>
      <w:r>
        <w:rPr>
          <w:color w:val="000000"/>
          <w:sz w:val="20"/>
          <w:szCs w:val="20"/>
        </w:rPr>
        <w:t>MAFRA</w:t>
      </w:r>
      <w:r w:rsidRPr="00473E24">
        <w:rPr>
          <w:color w:val="000000"/>
          <w:sz w:val="20"/>
          <w:szCs w:val="20"/>
        </w:rPr>
        <w:t xml:space="preserve">, </w:t>
      </w:r>
      <w:r>
        <w:rPr>
          <w:color w:val="000000"/>
          <w:sz w:val="20"/>
          <w:szCs w:val="20"/>
        </w:rPr>
        <w:t>Margit da Silva</w:t>
      </w:r>
      <w:r w:rsidRPr="00473E24">
        <w:rPr>
          <w:color w:val="000000"/>
          <w:sz w:val="20"/>
          <w:szCs w:val="20"/>
        </w:rPr>
        <w:t xml:space="preserve">. Entrevista de apresentação do protótipo do aplicativo </w:t>
      </w:r>
      <w:r>
        <w:rPr>
          <w:color w:val="000000"/>
          <w:sz w:val="20"/>
          <w:szCs w:val="20"/>
        </w:rPr>
        <w:t>DPMove</w:t>
      </w:r>
      <w:r w:rsidRPr="00473E24">
        <w:rPr>
          <w:color w:val="000000"/>
          <w:sz w:val="20"/>
          <w:szCs w:val="20"/>
        </w:rPr>
        <w:t>. 202</w:t>
      </w:r>
      <w:r>
        <w:rPr>
          <w:color w:val="000000"/>
          <w:sz w:val="20"/>
          <w:szCs w:val="20"/>
        </w:rPr>
        <w:t>3b</w:t>
      </w:r>
      <w:r w:rsidRPr="00473E24">
        <w:rPr>
          <w:color w:val="000000"/>
          <w:sz w:val="20"/>
          <w:szCs w:val="20"/>
        </w:rPr>
        <w:t>. Entrevistadora: C</w:t>
      </w:r>
      <w:r>
        <w:rPr>
          <w:color w:val="000000"/>
          <w:sz w:val="20"/>
          <w:szCs w:val="20"/>
        </w:rPr>
        <w:t>hristyelen Kramel</w:t>
      </w:r>
      <w:r w:rsidRPr="00473E24">
        <w:rPr>
          <w:color w:val="000000"/>
          <w:sz w:val="20"/>
          <w:szCs w:val="20"/>
        </w:rPr>
        <w:t>. Blumenau. 202</w:t>
      </w:r>
      <w:r>
        <w:rPr>
          <w:color w:val="000000"/>
          <w:sz w:val="20"/>
          <w:szCs w:val="20"/>
        </w:rPr>
        <w:t>3</w:t>
      </w:r>
      <w:r w:rsidRPr="00473E24">
        <w:rPr>
          <w:color w:val="000000"/>
          <w:sz w:val="20"/>
          <w:szCs w:val="20"/>
        </w:rPr>
        <w:t>. Entrevista feita através de conversação – não publicada</w:t>
      </w:r>
      <w:del w:id="447" w:author="Dalton Solano dos Reis" w:date="2023-06-25T12:32:00Z">
        <w:r w:rsidRPr="00473E24" w:rsidDel="005E51A8">
          <w:rPr>
            <w:color w:val="000000"/>
            <w:sz w:val="20"/>
            <w:szCs w:val="20"/>
          </w:rPr>
          <w:delText>.</w:delText>
        </w:r>
      </w:del>
    </w:p>
    <w:p w14:paraId="1918D0CC" w14:textId="77777777" w:rsidR="00473E24" w:rsidRDefault="00473E24" w:rsidP="004A7039">
      <w:pPr>
        <w:keepNext w:val="0"/>
        <w:keepLines w:val="0"/>
        <w:spacing w:before="120"/>
        <w:rPr>
          <w:color w:val="000000"/>
          <w:sz w:val="20"/>
          <w:szCs w:val="20"/>
        </w:rPr>
      </w:pPr>
    </w:p>
    <w:p w14:paraId="1947578A" w14:textId="695B32A6" w:rsidR="00CA5DF4" w:rsidRPr="00CA5DF4" w:rsidRDefault="00CA5DF4" w:rsidP="00CA5DF4">
      <w:pPr>
        <w:pStyle w:val="TF-REFERNCIASITEM"/>
      </w:pPr>
      <w:r w:rsidRPr="005E5CBB">
        <w:rPr>
          <w:lang w:val="en-US"/>
          <w:rPrChange w:id="448" w:author="Dalton Solano dos Reis" w:date="2023-06-25T10:40:00Z">
            <w:rPr/>
          </w:rPrChange>
        </w:rPr>
        <w:t xml:space="preserve">NIKE TRAINING CLUB. Nike Training Club. 2023. </w:t>
      </w:r>
      <w:r>
        <w:t xml:space="preserve">Disponível em: </w:t>
      </w:r>
      <w:r w:rsidRPr="009A745C">
        <w:t>https://www.nike.com.br/sc/treino-app-nike-training</w:t>
      </w:r>
      <w:r>
        <w:t>-</w:t>
      </w:r>
      <w:r w:rsidRPr="009A745C">
        <w:t>club?utm_source=GP_search&amp;utm_medium=Cpc&amp;utm_campaign=DSA&amp;utm_content=Todo_Site&amp;gclid=CjwKCAjw4ZWkBhA4EiwAVJXwqRhZbgsEoSBKigFRkObkh9O92HDiYmr5oIGVefD1kDKTuDZL1n6xSBoCSfMQAvD_BwE&amp;utm_referrer=https://www.google.com/</w:t>
      </w:r>
      <w:r>
        <w:t>. Acesso em: 28 abr. 2023</w:t>
      </w:r>
      <w:r w:rsidR="00770E33">
        <w:t>.</w:t>
      </w:r>
    </w:p>
    <w:p w14:paraId="7CBC6658" w14:textId="77777777" w:rsidR="00CA5DF4" w:rsidRPr="009A745C" w:rsidRDefault="00CA5DF4" w:rsidP="00CA5DF4">
      <w:pPr>
        <w:pStyle w:val="TF-REFERNCIASITEM"/>
      </w:pPr>
      <w:commentRangeStart w:id="449"/>
      <w:r>
        <w:t>OXTOBE</w:t>
      </w:r>
      <w:commentRangeEnd w:id="449"/>
      <w:r w:rsidR="005E51A8">
        <w:rPr>
          <w:rStyle w:val="Refdecomentrio"/>
        </w:rPr>
        <w:commentReference w:id="449"/>
      </w:r>
      <w:r>
        <w:t>. M, WILLIAMS, A. Tudo sobre Doença de Parkinson: respostas a suas duvidas. São Paulo: Andrei Editora LTDA, 2000.169 p.</w:t>
      </w:r>
    </w:p>
    <w:p w14:paraId="62AF4177" w14:textId="77873D78" w:rsidR="00CA5DF4" w:rsidRDefault="00CA5DF4" w:rsidP="00CA5DF4">
      <w:pPr>
        <w:keepNext w:val="0"/>
        <w:keepLines w:val="0"/>
        <w:spacing w:before="120"/>
        <w:rPr>
          <w:sz w:val="20"/>
          <w:szCs w:val="20"/>
        </w:rPr>
      </w:pPr>
      <w:r w:rsidRPr="00064C6E">
        <w:rPr>
          <w:sz w:val="20"/>
          <w:szCs w:val="20"/>
        </w:rPr>
        <w:t>POMPEU M.J;</w:t>
      </w:r>
      <w:ins w:id="450" w:author="Dalton Solano dos Reis" w:date="2023-06-25T12:34:00Z">
        <w:r w:rsidR="005E51A8">
          <w:rPr>
            <w:sz w:val="20"/>
            <w:szCs w:val="20"/>
          </w:rPr>
          <w:t xml:space="preserve"> </w:t>
        </w:r>
      </w:ins>
      <w:r w:rsidRPr="00064C6E">
        <w:rPr>
          <w:sz w:val="20"/>
          <w:szCs w:val="20"/>
        </w:rPr>
        <w:t>MENESES C.L. Estudo comparativo da qualidade de vida em pacientes com doenças de Parkinson idiopatica praticantes de Atividades físicas e não praticantes.2008.102 f. Universidade Da Amazônia – Unama Centro De Ciências Biológicas e da Saúde – CCBS Curso de Fisioterapia. Belém- PR .</w:t>
      </w:r>
    </w:p>
    <w:p w14:paraId="559D1A58" w14:textId="1D14E2BF" w:rsidR="00CA5DF4" w:rsidRDefault="00CA5DF4" w:rsidP="00CA5DF4">
      <w:pPr>
        <w:pStyle w:val="TF-REFERNCIASITEM"/>
      </w:pPr>
      <w:r>
        <w:t xml:space="preserve">SMARTGYM. SmartGyn. 2023. Disponível em: </w:t>
      </w:r>
      <w:r w:rsidRPr="0075034B">
        <w:t>https://smartgymapp.com/pt/</w:t>
      </w:r>
      <w:r w:rsidRPr="009A745C">
        <w:t>/</w:t>
      </w:r>
      <w:r>
        <w:t>. Acesso em: 12 jun. 2023</w:t>
      </w:r>
    </w:p>
    <w:p w14:paraId="72A3BFB7" w14:textId="76E02311" w:rsidR="00CA5DF4" w:rsidRDefault="00CA5DF4" w:rsidP="00CA5DF4">
      <w:pPr>
        <w:keepNext w:val="0"/>
        <w:keepLines w:val="0"/>
        <w:spacing w:before="120"/>
        <w:rPr>
          <w:sz w:val="20"/>
          <w:szCs w:val="20"/>
        </w:rPr>
      </w:pPr>
      <w:r w:rsidRPr="00495358">
        <w:rPr>
          <w:sz w:val="20"/>
          <w:szCs w:val="20"/>
        </w:rPr>
        <w:t>SILVA, C.H.D. Os efeitos dos Exercícios Físicos sobre a funcionalidade em indivíduos portadores da doença de Parkinson. 2011.34f. Trabalho de conclusão de Curso – Faculdade da cidade de Santa Luzia, Santa Luzia, São Paulo, 2011.</w:t>
      </w:r>
    </w:p>
    <w:p w14:paraId="786F6A0A" w14:textId="77777777" w:rsidR="00CA5DF4" w:rsidRDefault="00CA5DF4" w:rsidP="00CA5DF4">
      <w:pPr>
        <w:keepNext w:val="0"/>
        <w:keepLines w:val="0"/>
        <w:spacing w:before="120"/>
        <w:rPr>
          <w:sz w:val="20"/>
          <w:szCs w:val="20"/>
        </w:rPr>
      </w:pPr>
      <w:commentRangeStart w:id="451"/>
      <w:r w:rsidRPr="001F2BD7">
        <w:rPr>
          <w:sz w:val="20"/>
          <w:szCs w:val="20"/>
        </w:rPr>
        <w:t>TEIXEIRA</w:t>
      </w:r>
      <w:commentRangeEnd w:id="451"/>
      <w:r w:rsidR="005E51A8">
        <w:rPr>
          <w:rStyle w:val="Refdecomentrio"/>
        </w:rPr>
        <w:commentReference w:id="451"/>
      </w:r>
      <w:r w:rsidRPr="001F2BD7">
        <w:rPr>
          <w:sz w:val="20"/>
          <w:szCs w:val="20"/>
        </w:rPr>
        <w:t>-ARROYO, C. Comportamento locomotor na Doença de Parkinson: Tarefas de subir e descer degraus. 2010. 118f. Dissertação (Mestrado em Ciências do Movimento) – Instituto de Biociências da Universidade Estadual Paulista de Rio Claro, Rio Claro, São Paulo, 2010.</w:t>
      </w:r>
    </w:p>
    <w:p w14:paraId="0FB8EDEB" w14:textId="02A6475C" w:rsidR="00C2208C" w:rsidRDefault="00CA5DF4" w:rsidP="00953A92">
      <w:pPr>
        <w:keepNext w:val="0"/>
        <w:keepLines w:val="0"/>
        <w:spacing w:before="120"/>
        <w:rPr>
          <w:sz w:val="20"/>
          <w:szCs w:val="20"/>
        </w:rPr>
      </w:pPr>
      <w:r w:rsidRPr="0021207A">
        <w:rPr>
          <w:sz w:val="20"/>
          <w:szCs w:val="20"/>
        </w:rPr>
        <w:t>VIANNA, Ysmar; VIANNA, Maurício; MEDINA, Bruno; TANAKA, Samara. Gamification, Inc.: Como reinventar empresas a partir de jogos. MJV Press: Rio de Janeiro, 2013.</w:t>
      </w:r>
    </w:p>
    <w:p w14:paraId="35D12D78" w14:textId="392C4E82" w:rsidR="00C2208C" w:rsidRPr="00C2208C" w:rsidRDefault="00C2208C" w:rsidP="00953A92">
      <w:pPr>
        <w:keepNext w:val="0"/>
        <w:keepLines w:val="0"/>
        <w:spacing w:before="120"/>
        <w:rPr>
          <w:sz w:val="20"/>
          <w:szCs w:val="20"/>
          <w:highlight w:val="yellow"/>
        </w:rPr>
      </w:pPr>
      <w:commentRangeStart w:id="452"/>
      <w:r w:rsidRPr="00C2208C">
        <w:rPr>
          <w:sz w:val="20"/>
          <w:szCs w:val="20"/>
          <w:highlight w:val="yellow"/>
        </w:rPr>
        <w:t xml:space="preserve">FONTE </w:t>
      </w:r>
      <w:commentRangeEnd w:id="452"/>
      <w:r w:rsidR="005E51A8">
        <w:rPr>
          <w:rStyle w:val="Refdecomentrio"/>
        </w:rPr>
        <w:commentReference w:id="452"/>
      </w:r>
      <w:r w:rsidRPr="00C2208C">
        <w:rPr>
          <w:sz w:val="20"/>
          <w:szCs w:val="20"/>
          <w:highlight w:val="yellow"/>
        </w:rPr>
        <w:t>DA IMAGEM:</w:t>
      </w:r>
    </w:p>
    <w:p w14:paraId="69755504" w14:textId="77777777" w:rsidR="00495358" w:rsidRDefault="00495358" w:rsidP="00495358">
      <w:pPr>
        <w:keepNext w:val="0"/>
        <w:keepLines w:val="0"/>
        <w:spacing w:before="120"/>
        <w:rPr>
          <w:sz w:val="20"/>
          <w:szCs w:val="20"/>
        </w:rPr>
      </w:pPr>
      <w:bookmarkStart w:id="453" w:name="_Hlk138003219"/>
      <w:r w:rsidRPr="005E5CBB">
        <w:rPr>
          <w:sz w:val="20"/>
          <w:szCs w:val="20"/>
          <w:highlight w:val="yellow"/>
          <w:lang w:val="en-US"/>
        </w:rPr>
        <w:t xml:space="preserve">Blausen.com staff (2014). </w:t>
      </w:r>
      <w:bookmarkEnd w:id="453"/>
      <w:r w:rsidRPr="005E5CBB">
        <w:rPr>
          <w:sz w:val="20"/>
          <w:szCs w:val="20"/>
          <w:highlight w:val="yellow"/>
          <w:lang w:val="en-US"/>
        </w:rPr>
        <w:t xml:space="preserve">“Medical gallery of Blausen Medical 2014”. </w:t>
      </w:r>
      <w:r w:rsidRPr="00C2208C">
        <w:rPr>
          <w:sz w:val="20"/>
          <w:szCs w:val="20"/>
          <w:highlight w:val="yellow"/>
        </w:rPr>
        <w:t>WikiJournal of Medicine 1 (2). DOI:10.15347/wjm/2014.010. ISSN 2002-4436.</w:t>
      </w:r>
    </w:p>
    <w:bookmarkEnd w:id="433"/>
    <w:bookmarkEnd w:id="434"/>
    <w:bookmarkEnd w:id="435"/>
    <w:p w14:paraId="16181CCA" w14:textId="79243294" w:rsidR="005862B6" w:rsidRDefault="005862B6" w:rsidP="00E97715">
      <w:pPr>
        <w:pStyle w:val="Ttulo1"/>
        <w:numPr>
          <w:ilvl w:val="0"/>
          <w:numId w:val="0"/>
        </w:numPr>
      </w:pPr>
    </w:p>
    <w:sectPr w:rsidR="005862B6" w:rsidSect="004F628A">
      <w:footerReference w:type="default" r:id="rId33"/>
      <w:footerReference w:type="first" r:id="rId34"/>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alton Solano dos Reis" w:date="2023-06-25T10:41:00Z" w:initials="DS">
    <w:p w14:paraId="4BC5E3E5" w14:textId="77777777" w:rsidR="005E5CBB" w:rsidRDefault="005E5CBB" w:rsidP="00B009F9">
      <w:r>
        <w:rPr>
          <w:rStyle w:val="Refdecomentrio"/>
        </w:rPr>
        <w:annotationRef/>
      </w:r>
      <w:r>
        <w:rPr>
          <w:color w:val="000000"/>
          <w:sz w:val="20"/>
          <w:szCs w:val="20"/>
        </w:rPr>
        <w:t>Por que está sublinhado?</w:t>
      </w:r>
    </w:p>
  </w:comment>
  <w:comment w:id="13" w:author="Dalton Solano dos Reis" w:date="2023-06-25T10:44:00Z" w:initials="DS">
    <w:p w14:paraId="56EBD9DD" w14:textId="77777777" w:rsidR="005E5CBB" w:rsidRDefault="005E5CBB" w:rsidP="00CA78C3">
      <w:r>
        <w:rPr>
          <w:rStyle w:val="Refdecomentrio"/>
        </w:rPr>
        <w:annotationRef/>
      </w:r>
      <w:r>
        <w:rPr>
          <w:color w:val="000000"/>
          <w:sz w:val="20"/>
          <w:szCs w:val="20"/>
        </w:rPr>
        <w:t>Maiúsculo/minúsculo.</w:t>
      </w:r>
    </w:p>
  </w:comment>
  <w:comment w:id="27" w:author="Dalton Solano dos Reis" w:date="2023-06-25T10:50:00Z" w:initials="DS">
    <w:p w14:paraId="0DC6BA3F" w14:textId="77777777" w:rsidR="00F84DEF" w:rsidRDefault="00F84DEF" w:rsidP="00062FFB">
      <w:r>
        <w:rPr>
          <w:rStyle w:val="Refdecomentrio"/>
        </w:rPr>
        <w:annotationRef/>
      </w:r>
      <w:r>
        <w:rPr>
          <w:color w:val="000000"/>
          <w:sz w:val="20"/>
          <w:szCs w:val="20"/>
        </w:rPr>
        <w:t>Remover marca amarela.</w:t>
      </w:r>
    </w:p>
  </w:comment>
  <w:comment w:id="41" w:author="Dalton Solano dos Reis" w:date="2023-06-25T10:53:00Z" w:initials="DS">
    <w:p w14:paraId="220684E3" w14:textId="77777777" w:rsidR="00F84DEF" w:rsidRDefault="00F84DEF" w:rsidP="00DB152B">
      <w:r>
        <w:rPr>
          <w:rStyle w:val="Refdecomentrio"/>
        </w:rPr>
        <w:annotationRef/>
      </w:r>
      <w:r>
        <w:rPr>
          <w:color w:val="000000"/>
          <w:sz w:val="20"/>
          <w:szCs w:val="20"/>
        </w:rPr>
        <w:t>Faltou mencionar a subseção dos Trabalhos Correlatos.</w:t>
      </w:r>
    </w:p>
  </w:comment>
  <w:comment w:id="45" w:author="Dalton Solano dos Reis" w:date="2023-06-25T10:53:00Z" w:initials="DS">
    <w:p w14:paraId="043D046B" w14:textId="77777777" w:rsidR="00F84DEF" w:rsidRDefault="00F84DEF" w:rsidP="007E5B81">
      <w:r>
        <w:rPr>
          <w:rStyle w:val="Refdecomentrio"/>
        </w:rPr>
        <w:annotationRef/>
      </w:r>
      <w:r>
        <w:rPr>
          <w:color w:val="000000"/>
          <w:sz w:val="20"/>
          <w:szCs w:val="20"/>
        </w:rPr>
        <w:t>Borda envolta da figura.</w:t>
      </w:r>
    </w:p>
  </w:comment>
  <w:comment w:id="50" w:author="Dalton Solano dos Reis" w:date="2023-06-25T10:57:00Z" w:initials="DS">
    <w:p w14:paraId="4A700402" w14:textId="77777777" w:rsidR="00F84DEF" w:rsidRDefault="00F84DEF" w:rsidP="004D434C">
      <w:r>
        <w:rPr>
          <w:rStyle w:val="Refdecomentrio"/>
        </w:rPr>
        <w:annotationRef/>
      </w:r>
      <w:r>
        <w:rPr>
          <w:color w:val="000000"/>
          <w:sz w:val="20"/>
          <w:szCs w:val="20"/>
        </w:rPr>
        <w:t>Itálico.</w:t>
      </w:r>
    </w:p>
  </w:comment>
  <w:comment w:id="53" w:author="Dalton Solano dos Reis" w:date="2023-06-25T10:59:00Z" w:initials="DS">
    <w:p w14:paraId="0288D7F1" w14:textId="77777777" w:rsidR="00F84DEF" w:rsidRDefault="00F84DEF" w:rsidP="000E3280">
      <w:r>
        <w:rPr>
          <w:rStyle w:val="Refdecomentrio"/>
        </w:rPr>
        <w:annotationRef/>
      </w:r>
      <w:r>
        <w:rPr>
          <w:color w:val="000000"/>
          <w:sz w:val="20"/>
          <w:szCs w:val="20"/>
        </w:rPr>
        <w:t>Juntar com parágrafo anterior.</w:t>
      </w:r>
    </w:p>
  </w:comment>
  <w:comment w:id="56" w:author="Dalton Solano dos Reis" w:date="2023-06-25T10:59:00Z" w:initials="DS">
    <w:p w14:paraId="451D718F" w14:textId="77777777" w:rsidR="00F84DEF" w:rsidRDefault="00F84DEF" w:rsidP="00096D54">
      <w:r>
        <w:rPr>
          <w:rStyle w:val="Refdecomentrio"/>
        </w:rPr>
        <w:annotationRef/>
      </w:r>
      <w:r>
        <w:rPr>
          <w:color w:val="000000"/>
          <w:sz w:val="20"/>
          <w:szCs w:val="20"/>
        </w:rPr>
        <w:t>Juntar com parágrafo anterior.</w:t>
      </w:r>
    </w:p>
  </w:comment>
  <w:comment w:id="57" w:author="Dalton Solano dos Reis" w:date="2023-06-25T11:01:00Z" w:initials="DS">
    <w:p w14:paraId="4758DA51" w14:textId="77777777" w:rsidR="00717597" w:rsidRDefault="00717597" w:rsidP="007E34C0">
      <w:r>
        <w:rPr>
          <w:rStyle w:val="Refdecomentrio"/>
        </w:rPr>
        <w:annotationRef/>
      </w:r>
      <w:r>
        <w:rPr>
          <w:color w:val="000000"/>
          <w:sz w:val="20"/>
          <w:szCs w:val="20"/>
        </w:rPr>
        <w:t>Maiúsculo.</w:t>
      </w:r>
    </w:p>
    <w:p w14:paraId="37B24EA9" w14:textId="77777777" w:rsidR="00717597" w:rsidRDefault="00717597" w:rsidP="007E34C0">
      <w:r>
        <w:rPr>
          <w:color w:val="000000"/>
          <w:sz w:val="20"/>
          <w:szCs w:val="20"/>
        </w:rPr>
        <w:t>Itálico.</w:t>
      </w:r>
    </w:p>
  </w:comment>
  <w:comment w:id="59" w:author="Dalton Solano dos Reis" w:date="2023-06-25T11:08:00Z" w:initials="DSdR">
    <w:p w14:paraId="241D8832" w14:textId="77777777" w:rsidR="00717597" w:rsidRDefault="00717597" w:rsidP="00CC225C">
      <w:r>
        <w:rPr>
          <w:rStyle w:val="Refdecomentrio"/>
        </w:rPr>
        <w:annotationRef/>
      </w:r>
      <w:r>
        <w:rPr>
          <w:color w:val="000000"/>
          <w:sz w:val="20"/>
          <w:szCs w:val="20"/>
        </w:rPr>
        <w:t>Na seção de Resultados comentar quais destas 4 características tem no seu aplicativo. E colocar nas extensões as outras características que não foram usadas neste trabalho.</w:t>
      </w:r>
    </w:p>
  </w:comment>
  <w:comment w:id="60" w:author="Dalton Solano dos Reis" w:date="2023-06-25T11:09:00Z" w:initials="DSdR">
    <w:p w14:paraId="68E68407" w14:textId="77777777" w:rsidR="00717597" w:rsidRDefault="00717597" w:rsidP="00494EC9">
      <w:r>
        <w:rPr>
          <w:rStyle w:val="Refdecomentrio"/>
        </w:rPr>
        <w:annotationRef/>
      </w:r>
      <w:r>
        <w:rPr>
          <w:color w:val="000000"/>
          <w:sz w:val="20"/>
          <w:szCs w:val="20"/>
        </w:rPr>
        <w:t>Itálico.</w:t>
      </w:r>
    </w:p>
  </w:comment>
  <w:comment w:id="64" w:author="Dalton Solano dos Reis" w:date="2023-06-25T11:10:00Z" w:initials="DSdR">
    <w:p w14:paraId="67FDBAE2" w14:textId="77777777" w:rsidR="00365805" w:rsidRDefault="00365805" w:rsidP="0057733F">
      <w:r>
        <w:rPr>
          <w:rStyle w:val="Refdecomentrio"/>
        </w:rPr>
        <w:annotationRef/>
      </w:r>
      <w:r>
        <w:rPr>
          <w:color w:val="000000"/>
          <w:sz w:val="20"/>
          <w:szCs w:val="20"/>
        </w:rPr>
        <w:t>Fazer.</w:t>
      </w:r>
    </w:p>
  </w:comment>
  <w:comment w:id="73" w:author="Dalton Solano dos Reis" w:date="2023-06-25T11:12:00Z" w:initials="DSdR">
    <w:p w14:paraId="5A485B73" w14:textId="77777777" w:rsidR="00365805" w:rsidRDefault="00365805" w:rsidP="0063665A">
      <w:r>
        <w:rPr>
          <w:rStyle w:val="Refdecomentrio"/>
        </w:rPr>
        <w:annotationRef/>
      </w:r>
      <w:r>
        <w:rPr>
          <w:color w:val="000000"/>
          <w:sz w:val="20"/>
          <w:szCs w:val="20"/>
        </w:rPr>
        <w:t>Pode trazer a quantidade de downloads que aparece na loja. E pode colocar alguns comentários postados na loja.</w:t>
      </w:r>
    </w:p>
  </w:comment>
  <w:comment w:id="90" w:author="Dalton Solano dos Reis" w:date="2023-06-25T11:22:00Z" w:initials="DSdR">
    <w:p w14:paraId="4C78BCA4" w14:textId="77777777" w:rsidR="006578B4" w:rsidRDefault="006578B4" w:rsidP="00DF3004">
      <w:r>
        <w:rPr>
          <w:rStyle w:val="Refdecomentrio"/>
        </w:rPr>
        <w:annotationRef/>
      </w:r>
      <w:r>
        <w:rPr>
          <w:sz w:val="20"/>
          <w:szCs w:val="20"/>
        </w:rPr>
        <w:t>Pode trazer a quantidade de downloads que aparece na loja. E pode colocar alguns comentários postados na loja.</w:t>
      </w:r>
    </w:p>
  </w:comment>
  <w:comment w:id="91" w:author="Dalton Solano dos Reis" w:date="2023-06-25T11:22:00Z" w:initials="DSdR">
    <w:p w14:paraId="46D2A0A7" w14:textId="77777777" w:rsidR="006578B4" w:rsidRDefault="006578B4" w:rsidP="007638AA">
      <w:r>
        <w:rPr>
          <w:rStyle w:val="Refdecomentrio"/>
        </w:rPr>
        <w:annotationRef/>
      </w:r>
      <w:r>
        <w:rPr>
          <w:sz w:val="20"/>
          <w:szCs w:val="20"/>
        </w:rPr>
        <w:t>Evitar separar quadro em quebras de páginas.</w:t>
      </w:r>
    </w:p>
  </w:comment>
  <w:comment w:id="99" w:author="Dalton Solano dos Reis" w:date="2023-06-25T11:24:00Z" w:initials="DSdR">
    <w:p w14:paraId="70A517A4" w14:textId="77777777" w:rsidR="006578B4" w:rsidRDefault="006578B4" w:rsidP="00BA08B8">
      <w:r>
        <w:rPr>
          <w:rStyle w:val="Refdecomentrio"/>
        </w:rPr>
        <w:annotationRef/>
      </w:r>
      <w:r>
        <w:rPr>
          <w:color w:val="000000"/>
          <w:sz w:val="20"/>
          <w:szCs w:val="20"/>
        </w:rPr>
        <w:t>Itálico.</w:t>
      </w:r>
    </w:p>
  </w:comment>
  <w:comment w:id="101" w:author="Dalton Solano dos Reis" w:date="2023-06-25T11:25:00Z" w:initials="DSdR">
    <w:p w14:paraId="35CC77C8" w14:textId="77777777" w:rsidR="006578B4" w:rsidRDefault="006578B4" w:rsidP="005057AF">
      <w:r>
        <w:rPr>
          <w:rStyle w:val="Refdecomentrio"/>
        </w:rPr>
        <w:annotationRef/>
      </w:r>
      <w:r>
        <w:rPr>
          <w:sz w:val="20"/>
          <w:szCs w:val="20"/>
        </w:rPr>
        <w:t>Pode trazer a quantidade de downloads que aparece na loja. E pode colocar alguns comentários postados na loja.</w:t>
      </w:r>
    </w:p>
  </w:comment>
  <w:comment w:id="114" w:author="Dalton Solano dos Reis" w:date="2023-06-25T11:30:00Z" w:initials="DSdR">
    <w:p w14:paraId="6DD8B108" w14:textId="77777777" w:rsidR="006578B4" w:rsidRDefault="006578B4" w:rsidP="008124D4">
      <w:r>
        <w:rPr>
          <w:rStyle w:val="Refdecomentrio"/>
        </w:rPr>
        <w:annotationRef/>
      </w:r>
      <w:r>
        <w:rPr>
          <w:color w:val="000000"/>
          <w:sz w:val="20"/>
          <w:szCs w:val="20"/>
        </w:rPr>
        <w:t>Arrumar formato do parágrafo.</w:t>
      </w:r>
    </w:p>
    <w:p w14:paraId="549E6391" w14:textId="77777777" w:rsidR="006578B4" w:rsidRDefault="006578B4" w:rsidP="008124D4">
      <w:r>
        <w:rPr>
          <w:color w:val="000000"/>
          <w:sz w:val="20"/>
          <w:szCs w:val="20"/>
        </w:rPr>
        <w:t>Melhorar este texto.</w:t>
      </w:r>
    </w:p>
  </w:comment>
  <w:comment w:id="115" w:author="Dalton Solano dos Reis" w:date="2023-06-25T11:32:00Z" w:initials="DSdR">
    <w:p w14:paraId="7DCA47E2" w14:textId="77777777" w:rsidR="009F0692" w:rsidRDefault="009F0692" w:rsidP="009C2058">
      <w:r>
        <w:rPr>
          <w:rStyle w:val="Refdecomentrio"/>
        </w:rPr>
        <w:annotationRef/>
      </w:r>
      <w:r>
        <w:rPr>
          <w:color w:val="000000"/>
          <w:sz w:val="20"/>
          <w:szCs w:val="20"/>
        </w:rPr>
        <w:t>Comentar um pouco o conteúdo desta figura.</w:t>
      </w:r>
    </w:p>
  </w:comment>
  <w:comment w:id="116" w:author="Dalton Solano dos Reis" w:date="2023-06-25T11:31:00Z" w:initials="DSdR">
    <w:p w14:paraId="2DA51B8B" w14:textId="3A34625B" w:rsidR="009F0692" w:rsidRDefault="009F0692" w:rsidP="00F55C95">
      <w:r>
        <w:rPr>
          <w:rStyle w:val="Refdecomentrio"/>
        </w:rPr>
        <w:annotationRef/>
      </w:r>
      <w:r>
        <w:rPr>
          <w:color w:val="000000"/>
          <w:sz w:val="20"/>
          <w:szCs w:val="20"/>
        </w:rPr>
        <w:t>Deixar uma borda pequena envolta da figura no lado de dentro da borda.</w:t>
      </w:r>
    </w:p>
  </w:comment>
  <w:comment w:id="120" w:author="Dalton Solano dos Reis" w:date="2023-06-25T11:32:00Z" w:initials="DSdR">
    <w:p w14:paraId="4EA0AA02" w14:textId="77777777" w:rsidR="009F0692" w:rsidRDefault="009F0692" w:rsidP="004D5362">
      <w:r>
        <w:rPr>
          <w:rStyle w:val="Refdecomentrio"/>
        </w:rPr>
        <w:annotationRef/>
      </w:r>
      <w:r>
        <w:rPr>
          <w:color w:val="000000"/>
          <w:sz w:val="20"/>
          <w:szCs w:val="20"/>
        </w:rPr>
        <w:t>Não itálico.</w:t>
      </w:r>
    </w:p>
  </w:comment>
  <w:comment w:id="121" w:author="Dalton Solano dos Reis" w:date="2023-06-25T11:33:00Z" w:initials="DSdR">
    <w:p w14:paraId="567CF49A" w14:textId="77777777" w:rsidR="009F0692" w:rsidRDefault="009F0692" w:rsidP="007440E2">
      <w:r>
        <w:rPr>
          <w:rStyle w:val="Refdecomentrio"/>
        </w:rPr>
        <w:annotationRef/>
      </w:r>
      <w:r>
        <w:rPr>
          <w:color w:val="000000"/>
          <w:sz w:val="20"/>
          <w:szCs w:val="20"/>
        </w:rPr>
        <w:t>Arrumar em todo o texto.</w:t>
      </w:r>
    </w:p>
  </w:comment>
  <w:comment w:id="123" w:author="Dalton Solano dos Reis" w:date="2023-06-25T11:34:00Z" w:initials="DSdR">
    <w:p w14:paraId="43581AA4" w14:textId="77777777" w:rsidR="009F0692" w:rsidRDefault="009F0692" w:rsidP="004B774F">
      <w:r>
        <w:rPr>
          <w:rStyle w:val="Refdecomentrio"/>
        </w:rPr>
        <w:annotationRef/>
      </w:r>
      <w:r>
        <w:rPr>
          <w:color w:val="000000"/>
          <w:sz w:val="20"/>
          <w:szCs w:val="20"/>
        </w:rPr>
        <w:t>Não itálico.</w:t>
      </w:r>
    </w:p>
  </w:comment>
  <w:comment w:id="125" w:author="Dalton Solano dos Reis" w:date="2023-06-25T11:34:00Z" w:initials="DSdR">
    <w:p w14:paraId="134965A2" w14:textId="77777777" w:rsidR="009F0692" w:rsidRDefault="009F0692" w:rsidP="00CD2017">
      <w:r>
        <w:rPr>
          <w:rStyle w:val="Refdecomentrio"/>
        </w:rPr>
        <w:annotationRef/>
      </w:r>
      <w:r>
        <w:rPr>
          <w:color w:val="000000"/>
          <w:sz w:val="20"/>
          <w:szCs w:val="20"/>
        </w:rPr>
        <w:t>Não itálico.</w:t>
      </w:r>
    </w:p>
  </w:comment>
  <w:comment w:id="142" w:author="Dalton Solano dos Reis" w:date="2023-06-25T11:38:00Z" w:initials="DSdR">
    <w:p w14:paraId="1E18CED8" w14:textId="77777777" w:rsidR="009F0692" w:rsidRDefault="009F0692" w:rsidP="00982C4F">
      <w:r>
        <w:rPr>
          <w:rStyle w:val="Refdecomentrio"/>
        </w:rPr>
        <w:annotationRef/>
      </w:r>
      <w:r>
        <w:rPr>
          <w:color w:val="000000"/>
          <w:sz w:val="20"/>
          <w:szCs w:val="20"/>
        </w:rPr>
        <w:t>Juntar com parágrafo anterior.</w:t>
      </w:r>
    </w:p>
  </w:comment>
  <w:comment w:id="150" w:author="Dalton Solano dos Reis" w:date="2023-06-25T11:42:00Z" w:initials="DSdR">
    <w:p w14:paraId="1121A2D4" w14:textId="77777777" w:rsidR="00C172E2" w:rsidRDefault="00C172E2" w:rsidP="001F37B3">
      <w:r>
        <w:rPr>
          <w:rStyle w:val="Refdecomentrio"/>
        </w:rPr>
        <w:annotationRef/>
      </w:r>
      <w:r>
        <w:rPr>
          <w:color w:val="000000"/>
          <w:sz w:val="20"/>
          <w:szCs w:val="20"/>
        </w:rPr>
        <w:t>Arrumar.</w:t>
      </w:r>
    </w:p>
  </w:comment>
  <w:comment w:id="151" w:author="Dalton Solano dos Reis" w:date="2023-06-25T11:43:00Z" w:initials="DSdR">
    <w:p w14:paraId="3C035F6D" w14:textId="77777777" w:rsidR="00C172E2" w:rsidRDefault="00C172E2" w:rsidP="006B3E00">
      <w:r>
        <w:rPr>
          <w:rStyle w:val="Refdecomentrio"/>
        </w:rPr>
        <w:annotationRef/>
      </w:r>
      <w:r>
        <w:rPr>
          <w:color w:val="000000"/>
          <w:sz w:val="20"/>
          <w:szCs w:val="20"/>
        </w:rPr>
        <w:t>Acho que fica mais legível se mudar o tema na IDE para ter o fundo branco e letras pretas.</w:t>
      </w:r>
    </w:p>
  </w:comment>
  <w:comment w:id="152" w:author="Dalton Solano dos Reis" w:date="2023-06-25T11:48:00Z" w:initials="DSdR">
    <w:p w14:paraId="091B7230" w14:textId="77777777" w:rsidR="00C172E2" w:rsidRDefault="00C172E2" w:rsidP="009D1693">
      <w:r>
        <w:rPr>
          <w:rStyle w:val="Refdecomentrio"/>
        </w:rPr>
        <w:annotationRef/>
      </w:r>
      <w:r>
        <w:rPr>
          <w:color w:val="000000"/>
          <w:sz w:val="20"/>
          <w:szCs w:val="20"/>
        </w:rPr>
        <w:t>Arrumar em todas as figuras de fundo preto.</w:t>
      </w:r>
    </w:p>
  </w:comment>
  <w:comment w:id="174" w:author="Dalton Solano dos Reis" w:date="2023-06-25T11:50:00Z" w:initials="DSdR">
    <w:p w14:paraId="5C32255F" w14:textId="77777777" w:rsidR="00C172E2" w:rsidRDefault="00C172E2" w:rsidP="00077BBA">
      <w:r>
        <w:rPr>
          <w:rStyle w:val="Refdecomentrio"/>
        </w:rPr>
        <w:annotationRef/>
      </w:r>
      <w:r>
        <w:rPr>
          <w:color w:val="000000"/>
          <w:sz w:val="20"/>
          <w:szCs w:val="20"/>
        </w:rPr>
        <w:t>Evitar deixar espaço grandes em branco no texto.</w:t>
      </w:r>
    </w:p>
  </w:comment>
  <w:comment w:id="176" w:author="Dalton Solano dos Reis" w:date="2023-06-25T11:50:00Z" w:initials="DSdR">
    <w:p w14:paraId="4331FCC4" w14:textId="77777777" w:rsidR="00C172E2" w:rsidRDefault="00C172E2" w:rsidP="00C572D1">
      <w:r>
        <w:rPr>
          <w:rStyle w:val="Refdecomentrio"/>
        </w:rPr>
        <w:annotationRef/>
      </w:r>
      <w:r>
        <w:rPr>
          <w:color w:val="000000"/>
          <w:sz w:val="20"/>
          <w:szCs w:val="20"/>
        </w:rPr>
        <w:t>Arrumar.</w:t>
      </w:r>
    </w:p>
  </w:comment>
  <w:comment w:id="179" w:author="Dalton Solano dos Reis" w:date="2023-06-25T11:52:00Z" w:initials="DSdR">
    <w:p w14:paraId="1811CC67" w14:textId="77777777" w:rsidR="00E20B13" w:rsidRDefault="00E20B13" w:rsidP="00CE05C2">
      <w:r>
        <w:rPr>
          <w:rStyle w:val="Refdecomentrio"/>
        </w:rPr>
        <w:annotationRef/>
      </w:r>
      <w:r>
        <w:rPr>
          <w:color w:val="000000"/>
          <w:sz w:val="20"/>
          <w:szCs w:val="20"/>
        </w:rPr>
        <w:t>Legenda e fonte da figura.</w:t>
      </w:r>
    </w:p>
  </w:comment>
  <w:comment w:id="180" w:author="Dalton Solano dos Reis" w:date="2023-06-25T11:52:00Z" w:initials="DSdR">
    <w:p w14:paraId="19A6EC33" w14:textId="77777777" w:rsidR="00E20B13" w:rsidRDefault="00E20B13" w:rsidP="004C2671">
      <w:r>
        <w:rPr>
          <w:rStyle w:val="Refdecomentrio"/>
        </w:rPr>
        <w:annotationRef/>
      </w:r>
      <w:r>
        <w:rPr>
          <w:color w:val="000000"/>
          <w:sz w:val="20"/>
          <w:szCs w:val="20"/>
        </w:rPr>
        <w:t>Arrumar.</w:t>
      </w:r>
    </w:p>
  </w:comment>
  <w:comment w:id="181" w:author="Dalton Solano dos Reis" w:date="2023-06-25T11:53:00Z" w:initials="DSdR">
    <w:p w14:paraId="45061A0B" w14:textId="77777777" w:rsidR="00E20B13" w:rsidRDefault="00E20B13" w:rsidP="00AD092A">
      <w:r>
        <w:rPr>
          <w:rStyle w:val="Refdecomentrio"/>
        </w:rPr>
        <w:annotationRef/>
      </w:r>
      <w:r>
        <w:rPr>
          <w:color w:val="000000"/>
          <w:sz w:val="20"/>
          <w:szCs w:val="20"/>
        </w:rPr>
        <w:t>Legenda/Fonte.</w:t>
      </w:r>
    </w:p>
  </w:comment>
  <w:comment w:id="187" w:author="Dalton Solano dos Reis" w:date="2023-06-25T11:58:00Z" w:initials="DSdR">
    <w:p w14:paraId="4335333D" w14:textId="77777777" w:rsidR="00E20B13" w:rsidRDefault="00E20B13" w:rsidP="004D1915">
      <w:r>
        <w:rPr>
          <w:rStyle w:val="Refdecomentrio"/>
        </w:rPr>
        <w:annotationRef/>
      </w:r>
      <w:r>
        <w:rPr>
          <w:color w:val="000000"/>
          <w:sz w:val="20"/>
          <w:szCs w:val="20"/>
        </w:rPr>
        <w:t>Legenda/fonte.</w:t>
      </w:r>
    </w:p>
    <w:p w14:paraId="47A6F623" w14:textId="77777777" w:rsidR="00E20B13" w:rsidRDefault="00E20B13" w:rsidP="004D1915">
      <w:r>
        <w:rPr>
          <w:color w:val="000000"/>
          <w:sz w:val="20"/>
          <w:szCs w:val="20"/>
        </w:rPr>
        <w:t>Coloca uma imagem que aparece o video do Youtube do exercício DP.</w:t>
      </w:r>
    </w:p>
  </w:comment>
  <w:comment w:id="201" w:author="Dalton Solano dos Reis" w:date="2023-06-25T12:00:00Z" w:initials="DSdR">
    <w:p w14:paraId="2DD2EEFD" w14:textId="77777777" w:rsidR="00E20B13" w:rsidRDefault="00E20B13" w:rsidP="004E7B38">
      <w:r>
        <w:rPr>
          <w:rStyle w:val="Refdecomentrio"/>
        </w:rPr>
        <w:annotationRef/>
      </w:r>
      <w:r>
        <w:rPr>
          <w:color w:val="000000"/>
          <w:sz w:val="20"/>
          <w:szCs w:val="20"/>
        </w:rPr>
        <w:t>Deixa os prints de tela com o mesmo tamanho em todo o texto.</w:t>
      </w:r>
    </w:p>
    <w:p w14:paraId="0FDA69A6" w14:textId="77777777" w:rsidR="00E20B13" w:rsidRDefault="00E20B13" w:rsidP="004E7B38">
      <w:r>
        <w:rPr>
          <w:color w:val="000000"/>
          <w:sz w:val="20"/>
          <w:szCs w:val="20"/>
        </w:rPr>
        <w:t>Podes arrumar nas propriedades de tamanho da imagem no próprio Word.</w:t>
      </w:r>
    </w:p>
  </w:comment>
  <w:comment w:id="212" w:author="Dalton Solano dos Reis" w:date="2023-06-25T12:03:00Z" w:initials="DSdR">
    <w:p w14:paraId="35234B6B" w14:textId="77777777" w:rsidR="00495BDA" w:rsidRDefault="00495BDA" w:rsidP="001D37FE">
      <w:r>
        <w:rPr>
          <w:rStyle w:val="Refdecomentrio"/>
        </w:rPr>
        <w:annotationRef/>
      </w:r>
      <w:r>
        <w:rPr>
          <w:color w:val="000000"/>
          <w:sz w:val="20"/>
          <w:szCs w:val="20"/>
        </w:rPr>
        <w:t>ABNT. As siglas devem ser apresentadas por extenso seguido da sigla entre abre e fecha parênteses.</w:t>
      </w:r>
    </w:p>
  </w:comment>
  <w:comment w:id="213" w:author="Dalton Solano dos Reis" w:date="2023-06-25T12:03:00Z" w:initials="DSdR">
    <w:p w14:paraId="04B6DA2B" w14:textId="77777777" w:rsidR="00495BDA" w:rsidRDefault="00495BDA" w:rsidP="0020168A">
      <w:r>
        <w:rPr>
          <w:rStyle w:val="Refdecomentrio"/>
        </w:rPr>
        <w:annotationRef/>
      </w:r>
      <w:r>
        <w:rPr>
          <w:color w:val="000000"/>
          <w:sz w:val="20"/>
          <w:szCs w:val="20"/>
        </w:rPr>
        <w:t>Rever outras siglas em todo o texto.</w:t>
      </w:r>
    </w:p>
  </w:comment>
  <w:comment w:id="242" w:author="Dalton Solano dos Reis" w:date="2023-06-25T12:11:00Z" w:initials="DSdR">
    <w:p w14:paraId="6710584F" w14:textId="77777777" w:rsidR="001130D5" w:rsidRDefault="001130D5" w:rsidP="00FF4CAC">
      <w:r>
        <w:rPr>
          <w:rStyle w:val="Refdecomentrio"/>
        </w:rPr>
        <w:annotationRef/>
      </w:r>
      <w:r>
        <w:rPr>
          <w:color w:val="000000"/>
          <w:sz w:val="20"/>
          <w:szCs w:val="20"/>
        </w:rPr>
        <w:t>2023a ou 2023b???</w:t>
      </w:r>
    </w:p>
  </w:comment>
  <w:comment w:id="246" w:author="Dalton Solano dos Reis" w:date="2023-06-25T12:12:00Z" w:initials="DSdR">
    <w:p w14:paraId="13491E36" w14:textId="77777777" w:rsidR="001130D5" w:rsidRDefault="001130D5" w:rsidP="002D201B">
      <w:r>
        <w:rPr>
          <w:rStyle w:val="Refdecomentrio"/>
        </w:rPr>
        <w:annotationRef/>
      </w:r>
      <w:r>
        <w:rPr>
          <w:color w:val="000000"/>
          <w:sz w:val="20"/>
          <w:szCs w:val="20"/>
        </w:rPr>
        <w:t>2023a ou 2023b??</w:t>
      </w:r>
    </w:p>
  </w:comment>
  <w:comment w:id="250" w:author="Dalton Solano dos Reis" w:date="2023-06-25T12:16:00Z" w:initials="DSdR">
    <w:p w14:paraId="216A0130" w14:textId="77777777" w:rsidR="001130D5" w:rsidRDefault="001130D5" w:rsidP="000275FD">
      <w:r>
        <w:rPr>
          <w:rStyle w:val="Refdecomentrio"/>
        </w:rPr>
        <w:annotationRef/>
      </w:r>
      <w:r>
        <w:rPr>
          <w:color w:val="000000"/>
          <w:sz w:val="20"/>
          <w:szCs w:val="20"/>
        </w:rPr>
        <w:t>Evitar separar o quadro em quebra de páginas.</w:t>
      </w:r>
    </w:p>
  </w:comment>
  <w:comment w:id="265" w:author="Dalton Solano dos Reis" w:date="2023-06-25T12:19:00Z" w:initials="DSdR">
    <w:p w14:paraId="0F2960FC" w14:textId="77777777" w:rsidR="001130D5" w:rsidRDefault="001130D5" w:rsidP="005D11F3">
      <w:r>
        <w:rPr>
          <w:rStyle w:val="Refdecomentrio"/>
        </w:rPr>
        <w:annotationRef/>
      </w:r>
      <w:r>
        <w:rPr>
          <w:color w:val="000000"/>
          <w:sz w:val="20"/>
          <w:szCs w:val="20"/>
        </w:rPr>
        <w:t>Ainda não foi feito, mas pode ser feito.</w:t>
      </w:r>
    </w:p>
  </w:comment>
  <w:comment w:id="266" w:author="Dalton Solano dos Reis" w:date="2023-06-25T12:24:00Z" w:initials="DSdR">
    <w:p w14:paraId="161AFF8E" w14:textId="77777777" w:rsidR="00E97715" w:rsidRDefault="00E97715" w:rsidP="00902BDD">
      <w:r>
        <w:rPr>
          <w:rStyle w:val="Refdecomentrio"/>
        </w:rPr>
        <w:annotationRef/>
      </w:r>
      <w:r>
        <w:rPr>
          <w:color w:val="000000"/>
          <w:sz w:val="20"/>
          <w:szCs w:val="20"/>
        </w:rPr>
        <w:t>Arrumar o espaçamento entre linhas e larguras das colunas.</w:t>
      </w:r>
    </w:p>
  </w:comment>
  <w:comment w:id="398" w:author="Dalton Solano dos Reis" w:date="2023-06-25T12:25:00Z" w:initials="DSdR">
    <w:p w14:paraId="7156CD49" w14:textId="77777777" w:rsidR="00E97715" w:rsidRDefault="00E97715" w:rsidP="008E0F7A">
      <w:r>
        <w:rPr>
          <w:rStyle w:val="Refdecomentrio"/>
        </w:rPr>
        <w:annotationRef/>
      </w:r>
      <w:r>
        <w:rPr>
          <w:color w:val="000000"/>
          <w:sz w:val="20"/>
          <w:szCs w:val="20"/>
        </w:rPr>
        <w:t>O que seria isto?</w:t>
      </w:r>
    </w:p>
  </w:comment>
  <w:comment w:id="429" w:author="Dalton Solano dos Reis" w:date="2023-06-25T12:29:00Z" w:initials="DSdR">
    <w:p w14:paraId="751AD8A5" w14:textId="77777777" w:rsidR="00E97715" w:rsidRDefault="00E97715" w:rsidP="0095159A">
      <w:r>
        <w:rPr>
          <w:rStyle w:val="Refdecomentrio"/>
        </w:rPr>
        <w:annotationRef/>
      </w:r>
      <w:r>
        <w:rPr>
          <w:color w:val="000000"/>
          <w:sz w:val="20"/>
          <w:szCs w:val="20"/>
        </w:rPr>
        <w:t>Arrumar, remover linhas em branco.</w:t>
      </w:r>
    </w:p>
  </w:comment>
  <w:comment w:id="430" w:author="Dalton Solano dos Reis" w:date="2023-06-25T12:37:00Z" w:initials="DSdR">
    <w:p w14:paraId="62CD4A00" w14:textId="77777777" w:rsidR="005E51A8" w:rsidRDefault="005E51A8" w:rsidP="00954664">
      <w:r>
        <w:rPr>
          <w:rStyle w:val="Refdecomentrio"/>
        </w:rPr>
        <w:annotationRef/>
      </w:r>
      <w:r>
        <w:rPr>
          <w:color w:val="000000"/>
          <w:sz w:val="20"/>
          <w:szCs w:val="20"/>
        </w:rPr>
        <w:t>Agendar com a bibliotecária para arrumar as citações/fontes.</w:t>
      </w:r>
    </w:p>
    <w:p w14:paraId="789CCBA5" w14:textId="77777777" w:rsidR="005E51A8" w:rsidRDefault="005E51A8" w:rsidP="00954664"/>
    <w:p w14:paraId="323D7D7E" w14:textId="77777777" w:rsidR="005E51A8" w:rsidRDefault="005E51A8" w:rsidP="00954664">
      <w:r>
        <w:rPr>
          <w:color w:val="000000"/>
          <w:sz w:val="20"/>
          <w:szCs w:val="20"/>
        </w:rPr>
        <w:t>Atendimento da bibliotecária para tirar dúvidas sobre normas da ABNT, por exemplo de citações e referências bibliográficas.</w:t>
      </w:r>
    </w:p>
    <w:p w14:paraId="7C040AAF" w14:textId="77777777" w:rsidR="005E51A8" w:rsidRDefault="005E51A8" w:rsidP="00954664"/>
    <w:p w14:paraId="421AD974" w14:textId="77777777" w:rsidR="005E51A8" w:rsidRDefault="005E51A8" w:rsidP="00954664">
      <w:r>
        <w:rPr>
          <w:color w:val="000000"/>
          <w:sz w:val="20"/>
          <w:szCs w:val="20"/>
        </w:rPr>
        <w:t>3321-0455 Kelly (durante o dia)</w:t>
      </w:r>
    </w:p>
    <w:p w14:paraId="1B1516FA" w14:textId="77777777" w:rsidR="005E51A8" w:rsidRDefault="005E51A8" w:rsidP="00954664">
      <w:r>
        <w:rPr>
          <w:color w:val="000000"/>
          <w:sz w:val="20"/>
          <w:szCs w:val="20"/>
        </w:rPr>
        <w:t>3321-0180 Ariane (noite)</w:t>
      </w:r>
    </w:p>
    <w:p w14:paraId="131F3483" w14:textId="77777777" w:rsidR="005E51A8" w:rsidRDefault="005E51A8" w:rsidP="00954664">
      <w:r>
        <w:rPr>
          <w:color w:val="000000"/>
          <w:sz w:val="20"/>
          <w:szCs w:val="20"/>
        </w:rPr>
        <w:t>Enviar e-mail para periodicos@furb.br para agendar dia/horário.</w:t>
      </w:r>
    </w:p>
    <w:p w14:paraId="2F2E4834" w14:textId="77777777" w:rsidR="005E51A8" w:rsidRDefault="005E51A8" w:rsidP="00954664">
      <w:r>
        <w:rPr>
          <w:color w:val="000000"/>
          <w:sz w:val="20"/>
          <w:szCs w:val="20"/>
        </w:rPr>
        <w:t>De preferência atendimento presencial, mas na impossibilidade pode ser pelo MS-Teams.</w:t>
      </w:r>
    </w:p>
    <w:p w14:paraId="0A0F86FF" w14:textId="77777777" w:rsidR="005E51A8" w:rsidRDefault="005E51A8" w:rsidP="00954664"/>
  </w:comment>
  <w:comment w:id="441" w:author="Dalton Solano dos Reis" w:date="2023-06-25T12:31:00Z" w:initials="DSdR">
    <w:p w14:paraId="260AC9EB" w14:textId="6D7F7622" w:rsidR="005E51A8" w:rsidRDefault="00E97715" w:rsidP="009F557E">
      <w:r>
        <w:rPr>
          <w:rStyle w:val="Refdecomentrio"/>
        </w:rPr>
        <w:annotationRef/>
      </w:r>
      <w:r w:rsidR="005E51A8">
        <w:rPr>
          <w:sz w:val="20"/>
          <w:szCs w:val="20"/>
        </w:rPr>
        <w:t>Ordem alfabética.</w:t>
      </w:r>
    </w:p>
  </w:comment>
  <w:comment w:id="445" w:author="Dalton Solano dos Reis" w:date="2023-06-25T12:32:00Z" w:initials="DSdR">
    <w:p w14:paraId="777D0918" w14:textId="77777777" w:rsidR="005E51A8" w:rsidRDefault="005E51A8" w:rsidP="0094647B">
      <w:r>
        <w:rPr>
          <w:rStyle w:val="Refdecomentrio"/>
        </w:rPr>
        <w:annotationRef/>
      </w:r>
      <w:r>
        <w:rPr>
          <w:color w:val="000000"/>
          <w:sz w:val="20"/>
          <w:szCs w:val="20"/>
        </w:rPr>
        <w:t>Ordem alfabética.</w:t>
      </w:r>
    </w:p>
  </w:comment>
  <w:comment w:id="449" w:author="Dalton Solano dos Reis" w:date="2023-06-25T12:33:00Z" w:initials="DSdR">
    <w:p w14:paraId="673C9EE0" w14:textId="77777777" w:rsidR="005E51A8" w:rsidRDefault="005E51A8" w:rsidP="005E1316">
      <w:r>
        <w:rPr>
          <w:rStyle w:val="Refdecomentrio"/>
        </w:rPr>
        <w:annotationRef/>
      </w:r>
      <w:r>
        <w:rPr>
          <w:color w:val="000000"/>
          <w:sz w:val="20"/>
          <w:szCs w:val="20"/>
        </w:rPr>
        <w:t>É OXTOBE ou OXTOBY .. olhar as citações.</w:t>
      </w:r>
    </w:p>
  </w:comment>
  <w:comment w:id="451" w:author="Dalton Solano dos Reis" w:date="2023-06-25T12:35:00Z" w:initials="DSdR">
    <w:p w14:paraId="1C341AAA" w14:textId="77777777" w:rsidR="005E51A8" w:rsidRDefault="005E51A8" w:rsidP="003E16C8">
      <w:r>
        <w:rPr>
          <w:rStyle w:val="Refdecomentrio"/>
        </w:rPr>
        <w:annotationRef/>
      </w:r>
      <w:r>
        <w:rPr>
          <w:color w:val="000000"/>
          <w:sz w:val="20"/>
          <w:szCs w:val="20"/>
        </w:rPr>
        <w:t>Não encontrei a citação.</w:t>
      </w:r>
    </w:p>
  </w:comment>
  <w:comment w:id="452" w:author="Dalton Solano dos Reis" w:date="2023-06-25T12:35:00Z" w:initials="DSdR">
    <w:p w14:paraId="1580CFEE" w14:textId="77777777" w:rsidR="005E51A8" w:rsidRDefault="005E51A8" w:rsidP="008125AE">
      <w:r>
        <w:rPr>
          <w:rStyle w:val="Refdecomentrio"/>
        </w:rPr>
        <w:annotationRef/>
      </w:r>
      <w:r>
        <w:rPr>
          <w:color w:val="000000"/>
          <w:sz w:val="20"/>
          <w:szCs w:val="20"/>
        </w:rPr>
        <w:t>Arrumar.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C5E3E5" w15:done="0"/>
  <w15:commentEx w15:paraId="56EBD9DD" w15:done="0"/>
  <w15:commentEx w15:paraId="0DC6BA3F" w15:done="0"/>
  <w15:commentEx w15:paraId="220684E3" w15:done="0"/>
  <w15:commentEx w15:paraId="043D046B" w15:done="0"/>
  <w15:commentEx w15:paraId="4A700402" w15:done="0"/>
  <w15:commentEx w15:paraId="0288D7F1" w15:done="0"/>
  <w15:commentEx w15:paraId="451D718F" w15:done="0"/>
  <w15:commentEx w15:paraId="37B24EA9" w15:done="0"/>
  <w15:commentEx w15:paraId="241D8832" w15:done="0"/>
  <w15:commentEx w15:paraId="68E68407" w15:done="0"/>
  <w15:commentEx w15:paraId="67FDBAE2" w15:done="0"/>
  <w15:commentEx w15:paraId="5A485B73" w15:done="0"/>
  <w15:commentEx w15:paraId="4C78BCA4" w15:done="0"/>
  <w15:commentEx w15:paraId="46D2A0A7" w15:done="0"/>
  <w15:commentEx w15:paraId="70A517A4" w15:done="0"/>
  <w15:commentEx w15:paraId="35CC77C8" w15:done="0"/>
  <w15:commentEx w15:paraId="549E6391" w15:done="0"/>
  <w15:commentEx w15:paraId="7DCA47E2" w15:done="0"/>
  <w15:commentEx w15:paraId="2DA51B8B" w15:done="0"/>
  <w15:commentEx w15:paraId="4EA0AA02" w15:done="0"/>
  <w15:commentEx w15:paraId="567CF49A" w15:paraIdParent="4EA0AA02" w15:done="0"/>
  <w15:commentEx w15:paraId="43581AA4" w15:done="0"/>
  <w15:commentEx w15:paraId="134965A2" w15:done="0"/>
  <w15:commentEx w15:paraId="1E18CED8" w15:done="0"/>
  <w15:commentEx w15:paraId="1121A2D4" w15:done="0"/>
  <w15:commentEx w15:paraId="3C035F6D" w15:done="0"/>
  <w15:commentEx w15:paraId="091B7230" w15:paraIdParent="3C035F6D" w15:done="0"/>
  <w15:commentEx w15:paraId="5C32255F" w15:done="0"/>
  <w15:commentEx w15:paraId="4331FCC4" w15:done="0"/>
  <w15:commentEx w15:paraId="1811CC67" w15:done="0"/>
  <w15:commentEx w15:paraId="19A6EC33" w15:done="0"/>
  <w15:commentEx w15:paraId="45061A0B" w15:paraIdParent="19A6EC33" w15:done="0"/>
  <w15:commentEx w15:paraId="47A6F623" w15:done="0"/>
  <w15:commentEx w15:paraId="0FDA69A6" w15:done="0"/>
  <w15:commentEx w15:paraId="35234B6B" w15:done="0"/>
  <w15:commentEx w15:paraId="04B6DA2B" w15:paraIdParent="35234B6B" w15:done="0"/>
  <w15:commentEx w15:paraId="6710584F" w15:done="0"/>
  <w15:commentEx w15:paraId="13491E36" w15:done="0"/>
  <w15:commentEx w15:paraId="216A0130" w15:done="0"/>
  <w15:commentEx w15:paraId="0F2960FC" w15:done="0"/>
  <w15:commentEx w15:paraId="161AFF8E" w15:done="0"/>
  <w15:commentEx w15:paraId="7156CD49" w15:done="0"/>
  <w15:commentEx w15:paraId="751AD8A5" w15:done="0"/>
  <w15:commentEx w15:paraId="0A0F86FF" w15:done="0"/>
  <w15:commentEx w15:paraId="260AC9EB" w15:done="0"/>
  <w15:commentEx w15:paraId="777D0918" w15:done="0"/>
  <w15:commentEx w15:paraId="673C9EE0" w15:done="0"/>
  <w15:commentEx w15:paraId="1C341AAA" w15:done="0"/>
  <w15:commentEx w15:paraId="1580CFE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2983F" w16cex:dateUtc="2023-06-25T13:41:00Z"/>
  <w16cex:commentExtensible w16cex:durableId="28429922" w16cex:dateUtc="2023-06-25T13:44:00Z"/>
  <w16cex:commentExtensible w16cex:durableId="28429A6D" w16cex:dateUtc="2023-06-25T13:50:00Z"/>
  <w16cex:commentExtensible w16cex:durableId="28429B2E" w16cex:dateUtc="2023-06-25T13:53:00Z"/>
  <w16cex:commentExtensible w16cex:durableId="28429B3E" w16cex:dateUtc="2023-06-25T13:53:00Z"/>
  <w16cex:commentExtensible w16cex:durableId="28429C0E" w16cex:dateUtc="2023-06-25T13:57:00Z"/>
  <w16cex:commentExtensible w16cex:durableId="28429C8C" w16cex:dateUtc="2023-06-25T13:59:00Z"/>
  <w16cex:commentExtensible w16cex:durableId="28429C92" w16cex:dateUtc="2023-06-25T13:59:00Z"/>
  <w16cex:commentExtensible w16cex:durableId="28429CF4" w16cex:dateUtc="2023-06-25T14:01:00Z"/>
  <w16cex:commentExtensible w16cex:durableId="28429EAC" w16cex:dateUtc="2023-06-25T14:08:00Z"/>
  <w16cex:commentExtensible w16cex:durableId="28429ED9" w16cex:dateUtc="2023-06-25T14:09:00Z"/>
  <w16cex:commentExtensible w16cex:durableId="28429F32" w16cex:dateUtc="2023-06-25T14:10:00Z"/>
  <w16cex:commentExtensible w16cex:durableId="28429F90" w16cex:dateUtc="2023-06-25T14:12:00Z"/>
  <w16cex:commentExtensible w16cex:durableId="2842A1F0" w16cex:dateUtc="2023-06-25T14:22:00Z"/>
  <w16cex:commentExtensible w16cex:durableId="2842A20F" w16cex:dateUtc="2023-06-25T14:22:00Z"/>
  <w16cex:commentExtensible w16cex:durableId="2842A268" w16cex:dateUtc="2023-06-25T14:24:00Z"/>
  <w16cex:commentExtensible w16cex:durableId="2842A29C" w16cex:dateUtc="2023-06-25T14:25:00Z"/>
  <w16cex:commentExtensible w16cex:durableId="2842A3C9" w16cex:dateUtc="2023-06-25T14:30:00Z"/>
  <w16cex:commentExtensible w16cex:durableId="2842A457" w16cex:dateUtc="2023-06-25T14:32:00Z"/>
  <w16cex:commentExtensible w16cex:durableId="2842A41B" w16cex:dateUtc="2023-06-25T14:31:00Z"/>
  <w16cex:commentExtensible w16cex:durableId="2842A46B" w16cex:dateUtc="2023-06-25T14:32:00Z"/>
  <w16cex:commentExtensible w16cex:durableId="2842A489" w16cex:dateUtc="2023-06-25T14:33:00Z"/>
  <w16cex:commentExtensible w16cex:durableId="2842A4BE" w16cex:dateUtc="2023-06-25T14:34:00Z"/>
  <w16cex:commentExtensible w16cex:durableId="2842A4D0" w16cex:dateUtc="2023-06-25T14:34:00Z"/>
  <w16cex:commentExtensible w16cex:durableId="2842A5AE" w16cex:dateUtc="2023-06-25T14:38:00Z"/>
  <w16cex:commentExtensible w16cex:durableId="2842A68D" w16cex:dateUtc="2023-06-25T14:42:00Z"/>
  <w16cex:commentExtensible w16cex:durableId="2842A6CB" w16cex:dateUtc="2023-06-25T14:43:00Z"/>
  <w16cex:commentExtensible w16cex:durableId="2842A820" w16cex:dateUtc="2023-06-25T14:48:00Z"/>
  <w16cex:commentExtensible w16cex:durableId="2842A876" w16cex:dateUtc="2023-06-25T14:50:00Z"/>
  <w16cex:commentExtensible w16cex:durableId="2842A890" w16cex:dateUtc="2023-06-25T14:50:00Z"/>
  <w16cex:commentExtensible w16cex:durableId="2842A8E9" w16cex:dateUtc="2023-06-25T14:52:00Z"/>
  <w16cex:commentExtensible w16cex:durableId="2842A912" w16cex:dateUtc="2023-06-25T14:52:00Z"/>
  <w16cex:commentExtensible w16cex:durableId="2842A922" w16cex:dateUtc="2023-06-25T14:53:00Z"/>
  <w16cex:commentExtensible w16cex:durableId="2842AA49" w16cex:dateUtc="2023-06-25T14:58:00Z"/>
  <w16cex:commentExtensible w16cex:durableId="2842AAE1" w16cex:dateUtc="2023-06-25T15:00:00Z"/>
  <w16cex:commentExtensible w16cex:durableId="2842AB7D" w16cex:dateUtc="2023-06-25T15:03:00Z"/>
  <w16cex:commentExtensible w16cex:durableId="2842AB8B" w16cex:dateUtc="2023-06-25T15:03:00Z"/>
  <w16cex:commentExtensible w16cex:durableId="2842AD7C" w16cex:dateUtc="2023-06-25T15:11:00Z"/>
  <w16cex:commentExtensible w16cex:durableId="2842ADA4" w16cex:dateUtc="2023-06-25T15:12:00Z"/>
  <w16cex:commentExtensible w16cex:durableId="2842AEA5" w16cex:dateUtc="2023-06-25T15:16:00Z"/>
  <w16cex:commentExtensible w16cex:durableId="2842AF54" w16cex:dateUtc="2023-06-25T15:19:00Z"/>
  <w16cex:commentExtensible w16cex:durableId="2842B073" w16cex:dateUtc="2023-06-25T15:24:00Z"/>
  <w16cex:commentExtensible w16cex:durableId="2842B0AD" w16cex:dateUtc="2023-06-25T15:25:00Z"/>
  <w16cex:commentExtensible w16cex:durableId="2842B1B7" w16cex:dateUtc="2023-06-25T15:29:00Z"/>
  <w16cex:commentExtensible w16cex:durableId="2842B370" w16cex:dateUtc="2023-06-25T15:37:00Z"/>
  <w16cex:commentExtensible w16cex:durableId="2842B212" w16cex:dateUtc="2023-06-25T15:31:00Z"/>
  <w16cex:commentExtensible w16cex:durableId="2842B277" w16cex:dateUtc="2023-06-25T15:32:00Z"/>
  <w16cex:commentExtensible w16cex:durableId="2842B2A8" w16cex:dateUtc="2023-06-25T15:33:00Z"/>
  <w16cex:commentExtensible w16cex:durableId="2842B31C" w16cex:dateUtc="2023-06-25T15:35:00Z"/>
  <w16cex:commentExtensible w16cex:durableId="2842B328" w16cex:dateUtc="2023-06-25T15: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C5E3E5" w16cid:durableId="2842983F"/>
  <w16cid:commentId w16cid:paraId="56EBD9DD" w16cid:durableId="28429922"/>
  <w16cid:commentId w16cid:paraId="0DC6BA3F" w16cid:durableId="28429A6D"/>
  <w16cid:commentId w16cid:paraId="220684E3" w16cid:durableId="28429B2E"/>
  <w16cid:commentId w16cid:paraId="043D046B" w16cid:durableId="28429B3E"/>
  <w16cid:commentId w16cid:paraId="4A700402" w16cid:durableId="28429C0E"/>
  <w16cid:commentId w16cid:paraId="0288D7F1" w16cid:durableId="28429C8C"/>
  <w16cid:commentId w16cid:paraId="451D718F" w16cid:durableId="28429C92"/>
  <w16cid:commentId w16cid:paraId="37B24EA9" w16cid:durableId="28429CF4"/>
  <w16cid:commentId w16cid:paraId="241D8832" w16cid:durableId="28429EAC"/>
  <w16cid:commentId w16cid:paraId="68E68407" w16cid:durableId="28429ED9"/>
  <w16cid:commentId w16cid:paraId="67FDBAE2" w16cid:durableId="28429F32"/>
  <w16cid:commentId w16cid:paraId="5A485B73" w16cid:durableId="28429F90"/>
  <w16cid:commentId w16cid:paraId="4C78BCA4" w16cid:durableId="2842A1F0"/>
  <w16cid:commentId w16cid:paraId="46D2A0A7" w16cid:durableId="2842A20F"/>
  <w16cid:commentId w16cid:paraId="70A517A4" w16cid:durableId="2842A268"/>
  <w16cid:commentId w16cid:paraId="35CC77C8" w16cid:durableId="2842A29C"/>
  <w16cid:commentId w16cid:paraId="549E6391" w16cid:durableId="2842A3C9"/>
  <w16cid:commentId w16cid:paraId="7DCA47E2" w16cid:durableId="2842A457"/>
  <w16cid:commentId w16cid:paraId="2DA51B8B" w16cid:durableId="2842A41B"/>
  <w16cid:commentId w16cid:paraId="4EA0AA02" w16cid:durableId="2842A46B"/>
  <w16cid:commentId w16cid:paraId="567CF49A" w16cid:durableId="2842A489"/>
  <w16cid:commentId w16cid:paraId="43581AA4" w16cid:durableId="2842A4BE"/>
  <w16cid:commentId w16cid:paraId="134965A2" w16cid:durableId="2842A4D0"/>
  <w16cid:commentId w16cid:paraId="1E18CED8" w16cid:durableId="2842A5AE"/>
  <w16cid:commentId w16cid:paraId="1121A2D4" w16cid:durableId="2842A68D"/>
  <w16cid:commentId w16cid:paraId="3C035F6D" w16cid:durableId="2842A6CB"/>
  <w16cid:commentId w16cid:paraId="091B7230" w16cid:durableId="2842A820"/>
  <w16cid:commentId w16cid:paraId="5C32255F" w16cid:durableId="2842A876"/>
  <w16cid:commentId w16cid:paraId="4331FCC4" w16cid:durableId="2842A890"/>
  <w16cid:commentId w16cid:paraId="1811CC67" w16cid:durableId="2842A8E9"/>
  <w16cid:commentId w16cid:paraId="19A6EC33" w16cid:durableId="2842A912"/>
  <w16cid:commentId w16cid:paraId="45061A0B" w16cid:durableId="2842A922"/>
  <w16cid:commentId w16cid:paraId="47A6F623" w16cid:durableId="2842AA49"/>
  <w16cid:commentId w16cid:paraId="0FDA69A6" w16cid:durableId="2842AAE1"/>
  <w16cid:commentId w16cid:paraId="35234B6B" w16cid:durableId="2842AB7D"/>
  <w16cid:commentId w16cid:paraId="04B6DA2B" w16cid:durableId="2842AB8B"/>
  <w16cid:commentId w16cid:paraId="6710584F" w16cid:durableId="2842AD7C"/>
  <w16cid:commentId w16cid:paraId="13491E36" w16cid:durableId="2842ADA4"/>
  <w16cid:commentId w16cid:paraId="216A0130" w16cid:durableId="2842AEA5"/>
  <w16cid:commentId w16cid:paraId="0F2960FC" w16cid:durableId="2842AF54"/>
  <w16cid:commentId w16cid:paraId="161AFF8E" w16cid:durableId="2842B073"/>
  <w16cid:commentId w16cid:paraId="7156CD49" w16cid:durableId="2842B0AD"/>
  <w16cid:commentId w16cid:paraId="751AD8A5" w16cid:durableId="2842B1B7"/>
  <w16cid:commentId w16cid:paraId="0A0F86FF" w16cid:durableId="2842B370"/>
  <w16cid:commentId w16cid:paraId="260AC9EB" w16cid:durableId="2842B212"/>
  <w16cid:commentId w16cid:paraId="777D0918" w16cid:durableId="2842B277"/>
  <w16cid:commentId w16cid:paraId="673C9EE0" w16cid:durableId="2842B2A8"/>
  <w16cid:commentId w16cid:paraId="1C341AAA" w16cid:durableId="2842B31C"/>
  <w16cid:commentId w16cid:paraId="1580CFEE" w16cid:durableId="2842B3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E30B9" w14:textId="77777777" w:rsidR="00F92FAF" w:rsidRDefault="00F92FAF">
      <w:r>
        <w:separator/>
      </w:r>
    </w:p>
    <w:p w14:paraId="77F027FC" w14:textId="77777777" w:rsidR="00F92FAF" w:rsidRDefault="00F92FAF"/>
  </w:endnote>
  <w:endnote w:type="continuationSeparator" w:id="0">
    <w:p w14:paraId="1314B978" w14:textId="77777777" w:rsidR="00F92FAF" w:rsidRDefault="00F92FAF">
      <w:r>
        <w:continuationSeparator/>
      </w:r>
    </w:p>
    <w:p w14:paraId="1D1BFEAC" w14:textId="77777777" w:rsidR="00F92FAF" w:rsidRDefault="00F92FAF"/>
  </w:endnote>
  <w:endnote w:type="continuationNotice" w:id="1">
    <w:p w14:paraId="372EC031" w14:textId="77777777" w:rsidR="00F92FAF" w:rsidRDefault="00F92F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037C09D"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9B0DE" w14:textId="77777777" w:rsidR="00F92FAF" w:rsidRDefault="00F92FAF">
      <w:r>
        <w:separator/>
      </w:r>
    </w:p>
    <w:p w14:paraId="2882F71D" w14:textId="77777777" w:rsidR="00F92FAF" w:rsidRDefault="00F92FAF"/>
  </w:footnote>
  <w:footnote w:type="continuationSeparator" w:id="0">
    <w:p w14:paraId="40DF2822" w14:textId="77777777" w:rsidR="00F92FAF" w:rsidRDefault="00F92FAF">
      <w:r>
        <w:continuationSeparator/>
      </w:r>
    </w:p>
    <w:p w14:paraId="4C136CC7" w14:textId="77777777" w:rsidR="00F92FAF" w:rsidRDefault="00F92FAF"/>
  </w:footnote>
  <w:footnote w:type="continuationNotice" w:id="1">
    <w:p w14:paraId="76A89FEA" w14:textId="77777777" w:rsidR="00F92FAF" w:rsidRDefault="00F92FA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5D4A8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11C156BD"/>
    <w:multiLevelType w:val="multilevel"/>
    <w:tmpl w:val="B338FF14"/>
    <w:lvl w:ilvl="0">
      <w:start w:val="1"/>
      <w:numFmt w:val="lowerLetter"/>
      <w:lvlText w:val="%1)"/>
      <w:lvlJc w:val="left"/>
      <w:pPr>
        <w:ind w:left="1077" w:hanging="397"/>
      </w:pPr>
      <w:rPr>
        <w:color w:val="auto"/>
        <w:sz w:val="20"/>
        <w:szCs w:val="20"/>
      </w:rPr>
    </w:lvl>
    <w:lvl w:ilvl="1">
      <w:start w:val="1"/>
      <w:numFmt w:val="decimal"/>
      <w:lvlText w:val="-"/>
      <w:lvlJc w:val="left"/>
      <w:pPr>
        <w:ind w:left="1418" w:hanging="380"/>
      </w:pPr>
    </w:lvl>
    <w:lvl w:ilvl="2">
      <w:start w:val="1"/>
      <w:numFmt w:val="decimal"/>
      <w:lvlText w:val="%3-"/>
      <w:lvlJc w:val="left"/>
      <w:pPr>
        <w:ind w:left="1758" w:hanging="396"/>
      </w:pPr>
    </w:lvl>
    <w:lvl w:ilvl="3">
      <w:start w:val="1"/>
      <w:numFmt w:val="decimal"/>
      <w:lvlText w:val="-"/>
      <w:lvlJc w:val="left"/>
      <w:pPr>
        <w:ind w:left="1440" w:hanging="360"/>
      </w:pPr>
    </w:lvl>
    <w:lvl w:ilvl="4">
      <w:start w:val="1"/>
      <w:numFmt w:val="decimal"/>
      <w:lvlText w:val="-"/>
      <w:lvlJc w:val="left"/>
      <w:pPr>
        <w:ind w:left="1800" w:hanging="360"/>
      </w:pPr>
    </w:lvl>
    <w:lvl w:ilvl="5">
      <w:start w:val="1"/>
      <w:numFmt w:val="decimal"/>
      <w:lvlText w:val="-"/>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 w15:restartNumberingAfterBreak="0">
    <w:nsid w:val="2545125A"/>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6" w15:restartNumberingAfterBreak="0">
    <w:nsid w:val="3C512F3D"/>
    <w:multiLevelType w:val="multilevel"/>
    <w:tmpl w:val="355A3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525B2AF6"/>
    <w:multiLevelType w:val="hybridMultilevel"/>
    <w:tmpl w:val="786062CA"/>
    <w:lvl w:ilvl="0" w:tplc="5AF4D704">
      <w:start w:val="1"/>
      <w:numFmt w:val="lowerLetter"/>
      <w:pStyle w:val="TF-alneacomletras"/>
      <w:lvlText w:val="%1)"/>
      <w:lvlJc w:val="left"/>
      <w:pPr>
        <w:ind w:left="1400" w:hanging="360"/>
      </w:pPr>
      <w:rPr>
        <w:sz w:val="20"/>
        <w:szCs w:val="20"/>
      </w:rPr>
    </w:lvl>
    <w:lvl w:ilvl="1" w:tplc="04160019" w:tentative="1">
      <w:start w:val="1"/>
      <w:numFmt w:val="lowerLetter"/>
      <w:pStyle w:val="TF-subalineasn2"/>
      <w:lvlText w:val="%2."/>
      <w:lvlJc w:val="left"/>
      <w:pPr>
        <w:ind w:left="2120" w:hanging="360"/>
      </w:pPr>
    </w:lvl>
    <w:lvl w:ilvl="2" w:tplc="0416001B" w:tentative="1">
      <w:start w:val="1"/>
      <w:numFmt w:val="lowerRoman"/>
      <w:pStyle w:val="TF-subalineasn3"/>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592A5EFB"/>
    <w:multiLevelType w:val="multilevel"/>
    <w:tmpl w:val="0F4A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955681"/>
    <w:multiLevelType w:val="multilevel"/>
    <w:tmpl w:val="D73A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4E2D02"/>
    <w:multiLevelType w:val="hybridMultilevel"/>
    <w:tmpl w:val="C91EF6F8"/>
    <w:lvl w:ilvl="0" w:tplc="0416000F">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122378661">
    <w:abstractNumId w:val="0"/>
  </w:num>
  <w:num w:numId="2" w16cid:durableId="388041370">
    <w:abstractNumId w:val="2"/>
  </w:num>
  <w:num w:numId="3" w16cid:durableId="13096310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6206597">
    <w:abstractNumId w:val="1"/>
  </w:num>
  <w:num w:numId="5" w16cid:durableId="1067055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160166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19229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006100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05417444">
    <w:abstractNumId w:val="0"/>
  </w:num>
  <w:num w:numId="10" w16cid:durableId="250550324">
    <w:abstractNumId w:val="0"/>
  </w:num>
  <w:num w:numId="11" w16cid:durableId="488518342">
    <w:abstractNumId w:val="7"/>
  </w:num>
  <w:num w:numId="12" w16cid:durableId="5834955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18343895">
    <w:abstractNumId w:val="5"/>
  </w:num>
  <w:num w:numId="14" w16cid:durableId="846675610">
    <w:abstractNumId w:val="6"/>
  </w:num>
  <w:num w:numId="15" w16cid:durableId="1274438536">
    <w:abstractNumId w:val="3"/>
  </w:num>
  <w:num w:numId="16" w16cid:durableId="250092929">
    <w:abstractNumId w:val="4"/>
  </w:num>
  <w:num w:numId="17" w16cid:durableId="167402494">
    <w:abstractNumId w:val="11"/>
  </w:num>
  <w:num w:numId="18" w16cid:durableId="1176306796">
    <w:abstractNumId w:val="8"/>
  </w:num>
  <w:num w:numId="19" w16cid:durableId="1969164662">
    <w:abstractNumId w:val="10"/>
  </w:num>
  <w:num w:numId="20" w16cid:durableId="13942426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activeWritingStyle w:appName="MSWord" w:lang="pt-BR" w:vendorID="64" w:dllVersion="0" w:nlCheck="1" w:checkStyle="0"/>
  <w:activeWritingStyle w:appName="MSWord" w:lang="en-US" w:vendorID="64" w:dllVersion="0" w:nlCheck="1" w:checkStyle="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11BB4"/>
    <w:rsid w:val="00012922"/>
    <w:rsid w:val="00012AD0"/>
    <w:rsid w:val="000153ED"/>
    <w:rsid w:val="0001575C"/>
    <w:rsid w:val="00015A88"/>
    <w:rsid w:val="0002037E"/>
    <w:rsid w:val="000204E7"/>
    <w:rsid w:val="00021529"/>
    <w:rsid w:val="00023FA0"/>
    <w:rsid w:val="00024F20"/>
    <w:rsid w:val="0002602F"/>
    <w:rsid w:val="0002688B"/>
    <w:rsid w:val="00027F44"/>
    <w:rsid w:val="000309FE"/>
    <w:rsid w:val="00030E4A"/>
    <w:rsid w:val="00031A27"/>
    <w:rsid w:val="0003584A"/>
    <w:rsid w:val="00035F34"/>
    <w:rsid w:val="00036052"/>
    <w:rsid w:val="00053FDD"/>
    <w:rsid w:val="000608E9"/>
    <w:rsid w:val="00062602"/>
    <w:rsid w:val="000632C1"/>
    <w:rsid w:val="00064C6E"/>
    <w:rsid w:val="000667A3"/>
    <w:rsid w:val="000667DF"/>
    <w:rsid w:val="00070B86"/>
    <w:rsid w:val="00075792"/>
    <w:rsid w:val="000758B7"/>
    <w:rsid w:val="000849E7"/>
    <w:rsid w:val="00090137"/>
    <w:rsid w:val="00095387"/>
    <w:rsid w:val="000A104C"/>
    <w:rsid w:val="000A125D"/>
    <w:rsid w:val="000A3EAB"/>
    <w:rsid w:val="000A7C35"/>
    <w:rsid w:val="000B1065"/>
    <w:rsid w:val="000B1293"/>
    <w:rsid w:val="000B2318"/>
    <w:rsid w:val="000B3868"/>
    <w:rsid w:val="000B78CA"/>
    <w:rsid w:val="000C1926"/>
    <w:rsid w:val="000C1A18"/>
    <w:rsid w:val="000C1D4E"/>
    <w:rsid w:val="000C4C21"/>
    <w:rsid w:val="000C5BE2"/>
    <w:rsid w:val="000D0425"/>
    <w:rsid w:val="000D34FB"/>
    <w:rsid w:val="000D6A35"/>
    <w:rsid w:val="000E039E"/>
    <w:rsid w:val="000E27F9"/>
    <w:rsid w:val="000E2B1E"/>
    <w:rsid w:val="000E311F"/>
    <w:rsid w:val="000E3A68"/>
    <w:rsid w:val="000E5C46"/>
    <w:rsid w:val="000E659F"/>
    <w:rsid w:val="000E6CE0"/>
    <w:rsid w:val="000F0681"/>
    <w:rsid w:val="000F1EDD"/>
    <w:rsid w:val="000F2F2C"/>
    <w:rsid w:val="000F6B55"/>
    <w:rsid w:val="000F6FE3"/>
    <w:rsid w:val="000F77E3"/>
    <w:rsid w:val="00100AAB"/>
    <w:rsid w:val="00107B02"/>
    <w:rsid w:val="00111598"/>
    <w:rsid w:val="001130D5"/>
    <w:rsid w:val="001164FE"/>
    <w:rsid w:val="00120B7A"/>
    <w:rsid w:val="00121763"/>
    <w:rsid w:val="00122543"/>
    <w:rsid w:val="00122D14"/>
    <w:rsid w:val="00122EBD"/>
    <w:rsid w:val="00125B8C"/>
    <w:rsid w:val="00133208"/>
    <w:rsid w:val="00134B67"/>
    <w:rsid w:val="001364ED"/>
    <w:rsid w:val="00142E14"/>
    <w:rsid w:val="001554E9"/>
    <w:rsid w:val="00162BF1"/>
    <w:rsid w:val="001647EC"/>
    <w:rsid w:val="0016560C"/>
    <w:rsid w:val="00181CAF"/>
    <w:rsid w:val="0018565B"/>
    <w:rsid w:val="00187C64"/>
    <w:rsid w:val="001939C0"/>
    <w:rsid w:val="001A6292"/>
    <w:rsid w:val="001B2F1E"/>
    <w:rsid w:val="001B7764"/>
    <w:rsid w:val="001C11D7"/>
    <w:rsid w:val="001C1F87"/>
    <w:rsid w:val="001C5CBB"/>
    <w:rsid w:val="001D0061"/>
    <w:rsid w:val="001F2BD7"/>
    <w:rsid w:val="00202F3F"/>
    <w:rsid w:val="0020737C"/>
    <w:rsid w:val="002073CD"/>
    <w:rsid w:val="002076FA"/>
    <w:rsid w:val="0021207A"/>
    <w:rsid w:val="00212327"/>
    <w:rsid w:val="0021489E"/>
    <w:rsid w:val="00214A02"/>
    <w:rsid w:val="0021536F"/>
    <w:rsid w:val="00216380"/>
    <w:rsid w:val="00217053"/>
    <w:rsid w:val="002176F3"/>
    <w:rsid w:val="00217888"/>
    <w:rsid w:val="0022023C"/>
    <w:rsid w:val="00224680"/>
    <w:rsid w:val="00224BB2"/>
    <w:rsid w:val="0023016C"/>
    <w:rsid w:val="00235240"/>
    <w:rsid w:val="002355F8"/>
    <w:rsid w:val="002368FD"/>
    <w:rsid w:val="002440B0"/>
    <w:rsid w:val="00245FA2"/>
    <w:rsid w:val="00246506"/>
    <w:rsid w:val="002515B4"/>
    <w:rsid w:val="0025456B"/>
    <w:rsid w:val="0025495C"/>
    <w:rsid w:val="00256F17"/>
    <w:rsid w:val="002646AE"/>
    <w:rsid w:val="00267043"/>
    <w:rsid w:val="00271D5F"/>
    <w:rsid w:val="00274D76"/>
    <w:rsid w:val="0028617A"/>
    <w:rsid w:val="002879A7"/>
    <w:rsid w:val="00291817"/>
    <w:rsid w:val="0029372D"/>
    <w:rsid w:val="0029608A"/>
    <w:rsid w:val="002A3E33"/>
    <w:rsid w:val="002B4718"/>
    <w:rsid w:val="002B4C10"/>
    <w:rsid w:val="002C592B"/>
    <w:rsid w:val="002C60D2"/>
    <w:rsid w:val="002D05A9"/>
    <w:rsid w:val="002D1DD6"/>
    <w:rsid w:val="002E179E"/>
    <w:rsid w:val="002E5BDE"/>
    <w:rsid w:val="002E66FE"/>
    <w:rsid w:val="002E6DD1"/>
    <w:rsid w:val="002F027E"/>
    <w:rsid w:val="002F240A"/>
    <w:rsid w:val="002F5469"/>
    <w:rsid w:val="002F5C20"/>
    <w:rsid w:val="00302CAB"/>
    <w:rsid w:val="00312CEA"/>
    <w:rsid w:val="00327CB1"/>
    <w:rsid w:val="00335048"/>
    <w:rsid w:val="003354F9"/>
    <w:rsid w:val="00340B6D"/>
    <w:rsid w:val="0034274F"/>
    <w:rsid w:val="00344540"/>
    <w:rsid w:val="003466AA"/>
    <w:rsid w:val="003501D1"/>
    <w:rsid w:val="0035171B"/>
    <w:rsid w:val="00353404"/>
    <w:rsid w:val="00362443"/>
    <w:rsid w:val="003654FC"/>
    <w:rsid w:val="00365805"/>
    <w:rsid w:val="00383087"/>
    <w:rsid w:val="00384FA1"/>
    <w:rsid w:val="00392264"/>
    <w:rsid w:val="00395463"/>
    <w:rsid w:val="003A0433"/>
    <w:rsid w:val="003A2B7D"/>
    <w:rsid w:val="003A4A75"/>
    <w:rsid w:val="003B647A"/>
    <w:rsid w:val="003D0C23"/>
    <w:rsid w:val="003D281C"/>
    <w:rsid w:val="003D70F7"/>
    <w:rsid w:val="003D78B5"/>
    <w:rsid w:val="003E4F19"/>
    <w:rsid w:val="003F3055"/>
    <w:rsid w:val="003F70A3"/>
    <w:rsid w:val="0040349A"/>
    <w:rsid w:val="0040436D"/>
    <w:rsid w:val="00406452"/>
    <w:rsid w:val="00407E4F"/>
    <w:rsid w:val="00410543"/>
    <w:rsid w:val="00412A40"/>
    <w:rsid w:val="004173CC"/>
    <w:rsid w:val="0042356B"/>
    <w:rsid w:val="004243D2"/>
    <w:rsid w:val="00424610"/>
    <w:rsid w:val="004306DF"/>
    <w:rsid w:val="00437ED7"/>
    <w:rsid w:val="00442F45"/>
    <w:rsid w:val="00443495"/>
    <w:rsid w:val="00445FCD"/>
    <w:rsid w:val="004517A4"/>
    <w:rsid w:val="00451E85"/>
    <w:rsid w:val="004547DC"/>
    <w:rsid w:val="00460542"/>
    <w:rsid w:val="004671D0"/>
    <w:rsid w:val="004673CE"/>
    <w:rsid w:val="00467DB6"/>
    <w:rsid w:val="00473E24"/>
    <w:rsid w:val="00476C78"/>
    <w:rsid w:val="00482861"/>
    <w:rsid w:val="0048576D"/>
    <w:rsid w:val="004861CE"/>
    <w:rsid w:val="00490246"/>
    <w:rsid w:val="00492C78"/>
    <w:rsid w:val="00493FCF"/>
    <w:rsid w:val="0049495C"/>
    <w:rsid w:val="00494F93"/>
    <w:rsid w:val="00495358"/>
    <w:rsid w:val="00495BDA"/>
    <w:rsid w:val="00497EF6"/>
    <w:rsid w:val="004A6663"/>
    <w:rsid w:val="004A7039"/>
    <w:rsid w:val="004B0996"/>
    <w:rsid w:val="004B1EAD"/>
    <w:rsid w:val="004B2C25"/>
    <w:rsid w:val="004B6B8F"/>
    <w:rsid w:val="004B7511"/>
    <w:rsid w:val="004C57B2"/>
    <w:rsid w:val="004D1E30"/>
    <w:rsid w:val="004D43A6"/>
    <w:rsid w:val="004E057C"/>
    <w:rsid w:val="004E4DA7"/>
    <w:rsid w:val="004E6619"/>
    <w:rsid w:val="004E698D"/>
    <w:rsid w:val="004F3135"/>
    <w:rsid w:val="004F628A"/>
    <w:rsid w:val="00503373"/>
    <w:rsid w:val="00510161"/>
    <w:rsid w:val="00514A75"/>
    <w:rsid w:val="00515C87"/>
    <w:rsid w:val="00516075"/>
    <w:rsid w:val="00520403"/>
    <w:rsid w:val="0052095A"/>
    <w:rsid w:val="00524FB2"/>
    <w:rsid w:val="00536336"/>
    <w:rsid w:val="005404CF"/>
    <w:rsid w:val="00542ED7"/>
    <w:rsid w:val="0054375D"/>
    <w:rsid w:val="00550D4A"/>
    <w:rsid w:val="00551A91"/>
    <w:rsid w:val="00551BD4"/>
    <w:rsid w:val="005529DD"/>
    <w:rsid w:val="00554256"/>
    <w:rsid w:val="00563566"/>
    <w:rsid w:val="00564A29"/>
    <w:rsid w:val="00564FBC"/>
    <w:rsid w:val="005705A9"/>
    <w:rsid w:val="00572864"/>
    <w:rsid w:val="00573A96"/>
    <w:rsid w:val="005765E0"/>
    <w:rsid w:val="005801C7"/>
    <w:rsid w:val="00581411"/>
    <w:rsid w:val="005816A3"/>
    <w:rsid w:val="0058307E"/>
    <w:rsid w:val="0058618A"/>
    <w:rsid w:val="005862B6"/>
    <w:rsid w:val="00594B25"/>
    <w:rsid w:val="00597E22"/>
    <w:rsid w:val="005A410B"/>
    <w:rsid w:val="005A4952"/>
    <w:rsid w:val="005A6F17"/>
    <w:rsid w:val="005B0062"/>
    <w:rsid w:val="005B0963"/>
    <w:rsid w:val="005B1A94"/>
    <w:rsid w:val="005B20A1"/>
    <w:rsid w:val="005B2478"/>
    <w:rsid w:val="005B6A00"/>
    <w:rsid w:val="005D0979"/>
    <w:rsid w:val="005D5B88"/>
    <w:rsid w:val="005E1019"/>
    <w:rsid w:val="005E35F3"/>
    <w:rsid w:val="005E400D"/>
    <w:rsid w:val="005E4D96"/>
    <w:rsid w:val="005E51A8"/>
    <w:rsid w:val="005E5CBB"/>
    <w:rsid w:val="005E626C"/>
    <w:rsid w:val="005E698D"/>
    <w:rsid w:val="005F09F1"/>
    <w:rsid w:val="005F2235"/>
    <w:rsid w:val="005F645A"/>
    <w:rsid w:val="00601BD8"/>
    <w:rsid w:val="0060367B"/>
    <w:rsid w:val="006064DE"/>
    <w:rsid w:val="00606F9D"/>
    <w:rsid w:val="006103D2"/>
    <w:rsid w:val="006118D1"/>
    <w:rsid w:val="00620605"/>
    <w:rsid w:val="00620D93"/>
    <w:rsid w:val="00623C76"/>
    <w:rsid w:val="0062576D"/>
    <w:rsid w:val="00625788"/>
    <w:rsid w:val="0063277E"/>
    <w:rsid w:val="00640C50"/>
    <w:rsid w:val="006426D5"/>
    <w:rsid w:val="00644128"/>
    <w:rsid w:val="00644BA7"/>
    <w:rsid w:val="006456AC"/>
    <w:rsid w:val="006466FF"/>
    <w:rsid w:val="00651746"/>
    <w:rsid w:val="0065248F"/>
    <w:rsid w:val="00656C00"/>
    <w:rsid w:val="006578B4"/>
    <w:rsid w:val="00661967"/>
    <w:rsid w:val="006656B5"/>
    <w:rsid w:val="0066664D"/>
    <w:rsid w:val="00671B49"/>
    <w:rsid w:val="006727A4"/>
    <w:rsid w:val="006810BA"/>
    <w:rsid w:val="00681CEC"/>
    <w:rsid w:val="00687D93"/>
    <w:rsid w:val="00691486"/>
    <w:rsid w:val="00695745"/>
    <w:rsid w:val="006A0A1A"/>
    <w:rsid w:val="006A1CC6"/>
    <w:rsid w:val="006A55AA"/>
    <w:rsid w:val="006A6460"/>
    <w:rsid w:val="006A7040"/>
    <w:rsid w:val="006A7C29"/>
    <w:rsid w:val="006B104E"/>
    <w:rsid w:val="006B4F09"/>
    <w:rsid w:val="006B5AEA"/>
    <w:rsid w:val="006B6383"/>
    <w:rsid w:val="006B640D"/>
    <w:rsid w:val="006C4279"/>
    <w:rsid w:val="006C4F0D"/>
    <w:rsid w:val="006C61FA"/>
    <w:rsid w:val="006C6C44"/>
    <w:rsid w:val="006D0896"/>
    <w:rsid w:val="006D5926"/>
    <w:rsid w:val="006E61CB"/>
    <w:rsid w:val="006F27F1"/>
    <w:rsid w:val="00701F65"/>
    <w:rsid w:val="0070391A"/>
    <w:rsid w:val="00704704"/>
    <w:rsid w:val="00706486"/>
    <w:rsid w:val="007109B3"/>
    <w:rsid w:val="00712890"/>
    <w:rsid w:val="0071616D"/>
    <w:rsid w:val="00717597"/>
    <w:rsid w:val="00721822"/>
    <w:rsid w:val="00724B68"/>
    <w:rsid w:val="00725368"/>
    <w:rsid w:val="007304F3"/>
    <w:rsid w:val="00733FF9"/>
    <w:rsid w:val="0074460A"/>
    <w:rsid w:val="00745B17"/>
    <w:rsid w:val="0075034B"/>
    <w:rsid w:val="0075045D"/>
    <w:rsid w:val="00752825"/>
    <w:rsid w:val="00754E20"/>
    <w:rsid w:val="007554DF"/>
    <w:rsid w:val="0075776D"/>
    <w:rsid w:val="007613FB"/>
    <w:rsid w:val="00766AE1"/>
    <w:rsid w:val="00770E33"/>
    <w:rsid w:val="007722BF"/>
    <w:rsid w:val="00774075"/>
    <w:rsid w:val="00774FCD"/>
    <w:rsid w:val="00775223"/>
    <w:rsid w:val="00780A0D"/>
    <w:rsid w:val="00780D0D"/>
    <w:rsid w:val="007827F8"/>
    <w:rsid w:val="00784B28"/>
    <w:rsid w:val="007854B3"/>
    <w:rsid w:val="00785D92"/>
    <w:rsid w:val="0078787D"/>
    <w:rsid w:val="00787FA8"/>
    <w:rsid w:val="007915EC"/>
    <w:rsid w:val="007A2117"/>
    <w:rsid w:val="007A2D45"/>
    <w:rsid w:val="007A56D7"/>
    <w:rsid w:val="007C04D1"/>
    <w:rsid w:val="007C0564"/>
    <w:rsid w:val="007C080E"/>
    <w:rsid w:val="007C4276"/>
    <w:rsid w:val="007C4580"/>
    <w:rsid w:val="007C45C4"/>
    <w:rsid w:val="007D10F2"/>
    <w:rsid w:val="007D385E"/>
    <w:rsid w:val="007D5CD4"/>
    <w:rsid w:val="007D5DC5"/>
    <w:rsid w:val="007D75DF"/>
    <w:rsid w:val="007E20BF"/>
    <w:rsid w:val="007E5124"/>
    <w:rsid w:val="007E67A0"/>
    <w:rsid w:val="007E730D"/>
    <w:rsid w:val="007F3CFA"/>
    <w:rsid w:val="007F403E"/>
    <w:rsid w:val="007F6F23"/>
    <w:rsid w:val="00810CEA"/>
    <w:rsid w:val="00815017"/>
    <w:rsid w:val="00815FE5"/>
    <w:rsid w:val="008233E5"/>
    <w:rsid w:val="00826A64"/>
    <w:rsid w:val="00833DE8"/>
    <w:rsid w:val="00833F47"/>
    <w:rsid w:val="008348C3"/>
    <w:rsid w:val="008365C5"/>
    <w:rsid w:val="008373B4"/>
    <w:rsid w:val="00837623"/>
    <w:rsid w:val="008413D4"/>
    <w:rsid w:val="00845270"/>
    <w:rsid w:val="00847D37"/>
    <w:rsid w:val="00864C00"/>
    <w:rsid w:val="00864CDD"/>
    <w:rsid w:val="00866EA3"/>
    <w:rsid w:val="0087190C"/>
    <w:rsid w:val="00871A41"/>
    <w:rsid w:val="00876529"/>
    <w:rsid w:val="00877B61"/>
    <w:rsid w:val="00886D76"/>
    <w:rsid w:val="008971BC"/>
    <w:rsid w:val="008A4A26"/>
    <w:rsid w:val="008B0A07"/>
    <w:rsid w:val="008B4CC8"/>
    <w:rsid w:val="008B5B86"/>
    <w:rsid w:val="008C0A74"/>
    <w:rsid w:val="008C0D3E"/>
    <w:rsid w:val="008C1495"/>
    <w:rsid w:val="008C5E2A"/>
    <w:rsid w:val="008D69C5"/>
    <w:rsid w:val="008D7404"/>
    <w:rsid w:val="008E0BD3"/>
    <w:rsid w:val="008E1462"/>
    <w:rsid w:val="008E41CE"/>
    <w:rsid w:val="008F41C6"/>
    <w:rsid w:val="008F4A87"/>
    <w:rsid w:val="008F70AD"/>
    <w:rsid w:val="009022BF"/>
    <w:rsid w:val="009035A0"/>
    <w:rsid w:val="009051A2"/>
    <w:rsid w:val="00906944"/>
    <w:rsid w:val="00911CD9"/>
    <w:rsid w:val="00912B71"/>
    <w:rsid w:val="009143BC"/>
    <w:rsid w:val="00931632"/>
    <w:rsid w:val="00932C92"/>
    <w:rsid w:val="009349F5"/>
    <w:rsid w:val="009368E6"/>
    <w:rsid w:val="00937465"/>
    <w:rsid w:val="00945053"/>
    <w:rsid w:val="009454E4"/>
    <w:rsid w:val="00953A92"/>
    <w:rsid w:val="009549BF"/>
    <w:rsid w:val="009572BE"/>
    <w:rsid w:val="00957B40"/>
    <w:rsid w:val="0096683A"/>
    <w:rsid w:val="00982113"/>
    <w:rsid w:val="00984240"/>
    <w:rsid w:val="00984EDE"/>
    <w:rsid w:val="00985FAF"/>
    <w:rsid w:val="0098742E"/>
    <w:rsid w:val="00995B07"/>
    <w:rsid w:val="00997897"/>
    <w:rsid w:val="009A2619"/>
    <w:rsid w:val="009A2763"/>
    <w:rsid w:val="009A49EF"/>
    <w:rsid w:val="009A745C"/>
    <w:rsid w:val="009A7C04"/>
    <w:rsid w:val="009B10D6"/>
    <w:rsid w:val="009B44A3"/>
    <w:rsid w:val="009B62F9"/>
    <w:rsid w:val="009C65DA"/>
    <w:rsid w:val="009D65D0"/>
    <w:rsid w:val="009D7E91"/>
    <w:rsid w:val="009E54F4"/>
    <w:rsid w:val="009F0015"/>
    <w:rsid w:val="009F0692"/>
    <w:rsid w:val="009F2929"/>
    <w:rsid w:val="009F2BFA"/>
    <w:rsid w:val="009F4D0A"/>
    <w:rsid w:val="00A021CD"/>
    <w:rsid w:val="00A03A3D"/>
    <w:rsid w:val="00A0507C"/>
    <w:rsid w:val="00A0528B"/>
    <w:rsid w:val="00A11D32"/>
    <w:rsid w:val="00A1375E"/>
    <w:rsid w:val="00A13AC3"/>
    <w:rsid w:val="00A235BB"/>
    <w:rsid w:val="00A254F8"/>
    <w:rsid w:val="00A340C0"/>
    <w:rsid w:val="00A4525B"/>
    <w:rsid w:val="00A46B48"/>
    <w:rsid w:val="00A50EAF"/>
    <w:rsid w:val="00A541F8"/>
    <w:rsid w:val="00A57F77"/>
    <w:rsid w:val="00A602F9"/>
    <w:rsid w:val="00A6280E"/>
    <w:rsid w:val="00A650EE"/>
    <w:rsid w:val="00A65A95"/>
    <w:rsid w:val="00A662C8"/>
    <w:rsid w:val="00A67348"/>
    <w:rsid w:val="00A67A32"/>
    <w:rsid w:val="00A67B39"/>
    <w:rsid w:val="00A71157"/>
    <w:rsid w:val="00A71C4F"/>
    <w:rsid w:val="00A71DDB"/>
    <w:rsid w:val="00A73C5A"/>
    <w:rsid w:val="00A741AB"/>
    <w:rsid w:val="00A7748B"/>
    <w:rsid w:val="00A804AD"/>
    <w:rsid w:val="00A849D4"/>
    <w:rsid w:val="00A867C2"/>
    <w:rsid w:val="00A966E6"/>
    <w:rsid w:val="00A97954"/>
    <w:rsid w:val="00AB13E7"/>
    <w:rsid w:val="00AB2464"/>
    <w:rsid w:val="00AB2BE3"/>
    <w:rsid w:val="00AB504A"/>
    <w:rsid w:val="00AB61C0"/>
    <w:rsid w:val="00AB7834"/>
    <w:rsid w:val="00AC0494"/>
    <w:rsid w:val="00AC2150"/>
    <w:rsid w:val="00AC412E"/>
    <w:rsid w:val="00AC4D5F"/>
    <w:rsid w:val="00AD5E9A"/>
    <w:rsid w:val="00AE040E"/>
    <w:rsid w:val="00AE08DB"/>
    <w:rsid w:val="00AE2729"/>
    <w:rsid w:val="00AE5AE2"/>
    <w:rsid w:val="00AE5DBA"/>
    <w:rsid w:val="00AE7343"/>
    <w:rsid w:val="00AF5C67"/>
    <w:rsid w:val="00B00774"/>
    <w:rsid w:val="00B05B40"/>
    <w:rsid w:val="00B05D6A"/>
    <w:rsid w:val="00B1458E"/>
    <w:rsid w:val="00B14C51"/>
    <w:rsid w:val="00B24742"/>
    <w:rsid w:val="00B44F11"/>
    <w:rsid w:val="00B52496"/>
    <w:rsid w:val="00B62979"/>
    <w:rsid w:val="00B6753D"/>
    <w:rsid w:val="00B70056"/>
    <w:rsid w:val="00B70CEA"/>
    <w:rsid w:val="00B823A7"/>
    <w:rsid w:val="00B87D11"/>
    <w:rsid w:val="00B90FA5"/>
    <w:rsid w:val="00B919F1"/>
    <w:rsid w:val="00B94F95"/>
    <w:rsid w:val="00BA0ADA"/>
    <w:rsid w:val="00BA1764"/>
    <w:rsid w:val="00BA54F0"/>
    <w:rsid w:val="00BB3651"/>
    <w:rsid w:val="00BB468D"/>
    <w:rsid w:val="00BB680C"/>
    <w:rsid w:val="00BC0E8D"/>
    <w:rsid w:val="00BC4C3A"/>
    <w:rsid w:val="00BC511F"/>
    <w:rsid w:val="00BC7163"/>
    <w:rsid w:val="00BD255A"/>
    <w:rsid w:val="00BE6551"/>
    <w:rsid w:val="00BF093B"/>
    <w:rsid w:val="00BF39EA"/>
    <w:rsid w:val="00BF4EC8"/>
    <w:rsid w:val="00BF5381"/>
    <w:rsid w:val="00BF635D"/>
    <w:rsid w:val="00C049F0"/>
    <w:rsid w:val="00C0531E"/>
    <w:rsid w:val="00C06B2A"/>
    <w:rsid w:val="00C130B4"/>
    <w:rsid w:val="00C172E2"/>
    <w:rsid w:val="00C21123"/>
    <w:rsid w:val="00C211BE"/>
    <w:rsid w:val="00C21514"/>
    <w:rsid w:val="00C21895"/>
    <w:rsid w:val="00C2208C"/>
    <w:rsid w:val="00C25D05"/>
    <w:rsid w:val="00C26849"/>
    <w:rsid w:val="00C4244F"/>
    <w:rsid w:val="00C4260F"/>
    <w:rsid w:val="00C45104"/>
    <w:rsid w:val="00C573E8"/>
    <w:rsid w:val="00C632ED"/>
    <w:rsid w:val="00C66150"/>
    <w:rsid w:val="00C66850"/>
    <w:rsid w:val="00C70EF5"/>
    <w:rsid w:val="00C756C5"/>
    <w:rsid w:val="00C82CAE"/>
    <w:rsid w:val="00C8773C"/>
    <w:rsid w:val="00C87D50"/>
    <w:rsid w:val="00C930A8"/>
    <w:rsid w:val="00CA309A"/>
    <w:rsid w:val="00CA3B74"/>
    <w:rsid w:val="00CA4B17"/>
    <w:rsid w:val="00CA566C"/>
    <w:rsid w:val="00CA5A08"/>
    <w:rsid w:val="00CA5DF4"/>
    <w:rsid w:val="00CA6CB8"/>
    <w:rsid w:val="00CA6CDB"/>
    <w:rsid w:val="00CB0CCD"/>
    <w:rsid w:val="00CB5743"/>
    <w:rsid w:val="00CC3524"/>
    <w:rsid w:val="00CC7608"/>
    <w:rsid w:val="00CD040E"/>
    <w:rsid w:val="00CD27BE"/>
    <w:rsid w:val="00CD330C"/>
    <w:rsid w:val="00CD37A5"/>
    <w:rsid w:val="00CD40AC"/>
    <w:rsid w:val="00CD6F0F"/>
    <w:rsid w:val="00CE0762"/>
    <w:rsid w:val="00CE0BB7"/>
    <w:rsid w:val="00CE3B00"/>
    <w:rsid w:val="00CE3E9A"/>
    <w:rsid w:val="00CE40C5"/>
    <w:rsid w:val="00CE5187"/>
    <w:rsid w:val="00CF00B0"/>
    <w:rsid w:val="00CF6E39"/>
    <w:rsid w:val="00CF72DA"/>
    <w:rsid w:val="00CF765E"/>
    <w:rsid w:val="00D0454C"/>
    <w:rsid w:val="00D14724"/>
    <w:rsid w:val="00D159B2"/>
    <w:rsid w:val="00D15B4E"/>
    <w:rsid w:val="00D17378"/>
    <w:rsid w:val="00D177E7"/>
    <w:rsid w:val="00D20727"/>
    <w:rsid w:val="00D2079F"/>
    <w:rsid w:val="00D25073"/>
    <w:rsid w:val="00D30D57"/>
    <w:rsid w:val="00D37816"/>
    <w:rsid w:val="00D41FF3"/>
    <w:rsid w:val="00D425A9"/>
    <w:rsid w:val="00D42667"/>
    <w:rsid w:val="00D42C3F"/>
    <w:rsid w:val="00D447EF"/>
    <w:rsid w:val="00D45F56"/>
    <w:rsid w:val="00D505E2"/>
    <w:rsid w:val="00D536DD"/>
    <w:rsid w:val="00D54A6C"/>
    <w:rsid w:val="00D5555E"/>
    <w:rsid w:val="00D5645C"/>
    <w:rsid w:val="00D62CCB"/>
    <w:rsid w:val="00D660BD"/>
    <w:rsid w:val="00D7302C"/>
    <w:rsid w:val="00D7463D"/>
    <w:rsid w:val="00D804E0"/>
    <w:rsid w:val="00D80F5A"/>
    <w:rsid w:val="00D817FD"/>
    <w:rsid w:val="00D84E4A"/>
    <w:rsid w:val="00DA3C28"/>
    <w:rsid w:val="00DA4540"/>
    <w:rsid w:val="00DA5252"/>
    <w:rsid w:val="00DA587E"/>
    <w:rsid w:val="00DA6E5A"/>
    <w:rsid w:val="00DB3052"/>
    <w:rsid w:val="00DC07E7"/>
    <w:rsid w:val="00DC1ADF"/>
    <w:rsid w:val="00DC2D17"/>
    <w:rsid w:val="00DD13B8"/>
    <w:rsid w:val="00DD442E"/>
    <w:rsid w:val="00DE23BF"/>
    <w:rsid w:val="00DE28F3"/>
    <w:rsid w:val="00DE3981"/>
    <w:rsid w:val="00DE40DD"/>
    <w:rsid w:val="00DE7755"/>
    <w:rsid w:val="00DF0058"/>
    <w:rsid w:val="00DF059A"/>
    <w:rsid w:val="00DF060A"/>
    <w:rsid w:val="00DF6B61"/>
    <w:rsid w:val="00DF6D19"/>
    <w:rsid w:val="00DF70F5"/>
    <w:rsid w:val="00E06A83"/>
    <w:rsid w:val="00E10EB6"/>
    <w:rsid w:val="00E1189D"/>
    <w:rsid w:val="00E12996"/>
    <w:rsid w:val="00E20B13"/>
    <w:rsid w:val="00E2252C"/>
    <w:rsid w:val="00E270C0"/>
    <w:rsid w:val="00E27CD4"/>
    <w:rsid w:val="00E31084"/>
    <w:rsid w:val="00E36D82"/>
    <w:rsid w:val="00E36EE8"/>
    <w:rsid w:val="00E40BC2"/>
    <w:rsid w:val="00E460B9"/>
    <w:rsid w:val="00E476A7"/>
    <w:rsid w:val="00E50BD0"/>
    <w:rsid w:val="00E55836"/>
    <w:rsid w:val="00E55E9E"/>
    <w:rsid w:val="00E6185C"/>
    <w:rsid w:val="00E625D2"/>
    <w:rsid w:val="00E67121"/>
    <w:rsid w:val="00E7198D"/>
    <w:rsid w:val="00E735AF"/>
    <w:rsid w:val="00E74CA6"/>
    <w:rsid w:val="00E75E3D"/>
    <w:rsid w:val="00E77AC5"/>
    <w:rsid w:val="00E82779"/>
    <w:rsid w:val="00E86A3F"/>
    <w:rsid w:val="00E90325"/>
    <w:rsid w:val="00E922D5"/>
    <w:rsid w:val="00E969B0"/>
    <w:rsid w:val="00E9731C"/>
    <w:rsid w:val="00E97715"/>
    <w:rsid w:val="00EA1C8B"/>
    <w:rsid w:val="00EA4449"/>
    <w:rsid w:val="00EA4E4C"/>
    <w:rsid w:val="00EA5DA5"/>
    <w:rsid w:val="00EB341A"/>
    <w:rsid w:val="00EB6C80"/>
    <w:rsid w:val="00EC0184"/>
    <w:rsid w:val="00EC16CD"/>
    <w:rsid w:val="00EC5071"/>
    <w:rsid w:val="00ED394A"/>
    <w:rsid w:val="00EE15D3"/>
    <w:rsid w:val="00EE29D1"/>
    <w:rsid w:val="00EE3274"/>
    <w:rsid w:val="00EE44B6"/>
    <w:rsid w:val="00EE7E3E"/>
    <w:rsid w:val="00EF63AB"/>
    <w:rsid w:val="00F017AF"/>
    <w:rsid w:val="00F041C4"/>
    <w:rsid w:val="00F11397"/>
    <w:rsid w:val="00F1598C"/>
    <w:rsid w:val="00F20BC6"/>
    <w:rsid w:val="00F21E5A"/>
    <w:rsid w:val="00F255FC"/>
    <w:rsid w:val="00F259B0"/>
    <w:rsid w:val="00F26A20"/>
    <w:rsid w:val="00F276C9"/>
    <w:rsid w:val="00F36C43"/>
    <w:rsid w:val="00F40690"/>
    <w:rsid w:val="00F43B8F"/>
    <w:rsid w:val="00F51785"/>
    <w:rsid w:val="00F530D7"/>
    <w:rsid w:val="00F541E6"/>
    <w:rsid w:val="00F55C33"/>
    <w:rsid w:val="00F56D1E"/>
    <w:rsid w:val="00F640BF"/>
    <w:rsid w:val="00F64778"/>
    <w:rsid w:val="00F70754"/>
    <w:rsid w:val="00F84DEF"/>
    <w:rsid w:val="00F85DEE"/>
    <w:rsid w:val="00F8691D"/>
    <w:rsid w:val="00F879A1"/>
    <w:rsid w:val="00F92FAF"/>
    <w:rsid w:val="00F92FC4"/>
    <w:rsid w:val="00F94778"/>
    <w:rsid w:val="00F964EB"/>
    <w:rsid w:val="00F96EE3"/>
    <w:rsid w:val="00F9793C"/>
    <w:rsid w:val="00F97E10"/>
    <w:rsid w:val="00FA0C14"/>
    <w:rsid w:val="00FA0DBA"/>
    <w:rsid w:val="00FB3BA6"/>
    <w:rsid w:val="00FB4715"/>
    <w:rsid w:val="00FB4B02"/>
    <w:rsid w:val="00FB619E"/>
    <w:rsid w:val="00FC0322"/>
    <w:rsid w:val="00FC2D40"/>
    <w:rsid w:val="00FC3600"/>
    <w:rsid w:val="00FC565B"/>
    <w:rsid w:val="00FD3DFC"/>
    <w:rsid w:val="00FD5D00"/>
    <w:rsid w:val="00FD6E73"/>
    <w:rsid w:val="00FE006E"/>
    <w:rsid w:val="00FE0CFD"/>
    <w:rsid w:val="00FE129B"/>
    <w:rsid w:val="00FE54D4"/>
    <w:rsid w:val="00FF0DF1"/>
    <w:rsid w:val="00FF1E44"/>
    <w:rsid w:val="00FF2AC2"/>
    <w:rsid w:val="00FF33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A99DB"/>
  <w15:docId w15:val="{0C88B717-5DB9-42F8-A770-59AA5E78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B1A94"/>
    <w:pPr>
      <w:keepNext/>
      <w:keepLines/>
    </w:pPr>
    <w:rPr>
      <w:sz w:val="24"/>
      <w:szCs w:val="24"/>
    </w:rPr>
  </w:style>
  <w:style w:type="paragraph" w:styleId="Ttulo1">
    <w:name w:val="heading 1"/>
    <w:aliases w:val="TF-TÍTULO 1"/>
    <w:basedOn w:val="Normal"/>
    <w:next w:val="TF-TEXTO"/>
    <w:autoRedefine/>
    <w:qFormat/>
    <w:rsid w:val="00E97715"/>
    <w:pPr>
      <w:keepLines w:val="0"/>
      <w:numPr>
        <w:numId w:val="1"/>
      </w:numPr>
      <w:tabs>
        <w:tab w:val="left" w:pos="720"/>
      </w:tabs>
      <w:spacing w:before="240"/>
      <w:outlineLvl w:val="0"/>
      <w:pPrChange w:id="0" w:author="Dalton Solano dos Reis" w:date="2023-06-25T12:25:00Z">
        <w:pPr>
          <w:keepNext/>
          <w:numPr>
            <w:numId w:val="1"/>
          </w:numPr>
          <w:tabs>
            <w:tab w:val="left" w:pos="720"/>
          </w:tabs>
          <w:spacing w:before="240"/>
          <w:outlineLvl w:val="0"/>
        </w:pPr>
      </w:pPrChange>
    </w:pPr>
    <w:rPr>
      <w:b/>
      <w:caps/>
      <w:kern w:val="28"/>
      <w:sz w:val="20"/>
      <w:szCs w:val="20"/>
      <w:rPrChange w:id="0" w:author="Dalton Solano dos Reis" w:date="2023-06-25T12:25:00Z">
        <w:rPr>
          <w:b/>
          <w:caps/>
          <w:kern w:val="28"/>
          <w:lang w:val="pt-BR" w:eastAsia="pt-BR" w:bidi="ar-SA"/>
        </w:rPr>
      </w:rPrChange>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link w:val="Ttulo3Char"/>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customStyle="1" w:styleId="TF-subalineasn2">
    <w:name w:val="TF-subalineas n2"/>
    <w:basedOn w:val="TF-alneacomletras"/>
    <w:autoRedefine/>
    <w:semiHidden/>
    <w:rsid w:val="00F11397"/>
    <w:pPr>
      <w:numPr>
        <w:ilvl w:val="1"/>
      </w:numPr>
      <w:tabs>
        <w:tab w:val="num" w:pos="360"/>
        <w:tab w:val="num" w:pos="1440"/>
      </w:tabs>
      <w:ind w:left="1440"/>
    </w:pPr>
  </w:style>
  <w:style w:type="paragraph" w:customStyle="1" w:styleId="TF-alneacomletras">
    <w:name w:val="TF-alínea com letras"/>
    <w:autoRedefine/>
    <w:semiHidden/>
    <w:rsid w:val="00691486"/>
    <w:pPr>
      <w:keepNext/>
      <w:keepLines/>
      <w:numPr>
        <w:numId w:val="18"/>
      </w:numPr>
      <w:spacing w:line="360" w:lineRule="auto"/>
      <w:jc w:val="both"/>
    </w:pPr>
    <w:rPr>
      <w:color w:val="000000"/>
    </w:rPr>
  </w:style>
  <w:style w:type="paragraph" w:customStyle="1" w:styleId="TF-subalineasn3">
    <w:name w:val="TF-subalineas n3"/>
    <w:basedOn w:val="TF-subalineasn2"/>
    <w:autoRedefine/>
    <w:semiHidden/>
    <w:rsid w:val="00F11397"/>
    <w:pPr>
      <w:numPr>
        <w:ilvl w:val="2"/>
      </w:numPr>
      <w:tabs>
        <w:tab w:val="num" w:pos="360"/>
        <w:tab w:val="num" w:pos="1440"/>
        <w:tab w:val="num" w:pos="2160"/>
      </w:tabs>
      <w:ind w:left="2160" w:hanging="360"/>
    </w:pPr>
  </w:style>
  <w:style w:type="character" w:customStyle="1" w:styleId="Ttulo2Char">
    <w:name w:val="Título 2 Char"/>
    <w:aliases w:val="TF-TÍTULO 2 Char"/>
    <w:basedOn w:val="Fontepargpadro"/>
    <w:link w:val="Ttulo2"/>
    <w:rsid w:val="00D817FD"/>
    <w:rPr>
      <w:caps/>
      <w:color w:val="000000"/>
    </w:rPr>
  </w:style>
  <w:style w:type="character" w:customStyle="1" w:styleId="Ttulo3Char">
    <w:name w:val="Título 3 Char"/>
    <w:aliases w:val="TF-TÍTULO 3 Char"/>
    <w:basedOn w:val="Fontepargpadro"/>
    <w:link w:val="Ttulo3"/>
    <w:rsid w:val="00691486"/>
    <w:rPr>
      <w:color w:val="000000"/>
    </w:rPr>
  </w:style>
  <w:style w:type="paragraph" w:styleId="PargrafodaLista">
    <w:name w:val="List Paragraph"/>
    <w:basedOn w:val="Normal"/>
    <w:uiPriority w:val="34"/>
    <w:qFormat/>
    <w:rsid w:val="000849E7"/>
    <w:pPr>
      <w:ind w:left="720"/>
      <w:contextualSpacing/>
    </w:pPr>
  </w:style>
  <w:style w:type="character" w:styleId="MenoPendente">
    <w:name w:val="Unresolved Mention"/>
    <w:basedOn w:val="Fontepargpadro"/>
    <w:uiPriority w:val="99"/>
    <w:semiHidden/>
    <w:unhideWhenUsed/>
    <w:rsid w:val="00CA566C"/>
    <w:rPr>
      <w:color w:val="605E5C"/>
      <w:shd w:val="clear" w:color="auto" w:fill="E1DFDD"/>
    </w:rPr>
  </w:style>
  <w:style w:type="character" w:styleId="HiperlinkVisitado">
    <w:name w:val="FollowedHyperlink"/>
    <w:basedOn w:val="Fontepargpadro"/>
    <w:uiPriority w:val="99"/>
    <w:semiHidden/>
    <w:unhideWhenUsed/>
    <w:rsid w:val="00494F93"/>
    <w:rPr>
      <w:color w:val="954F72" w:themeColor="followedHyperlink"/>
      <w:u w:val="single"/>
    </w:rPr>
  </w:style>
  <w:style w:type="paragraph" w:styleId="Reviso">
    <w:name w:val="Revision"/>
    <w:hidden/>
    <w:uiPriority w:val="99"/>
    <w:semiHidden/>
    <w:rsid w:val="005E5CBB"/>
    <w:rPr>
      <w:sz w:val="24"/>
      <w:szCs w:val="24"/>
    </w:rPr>
  </w:style>
  <w:style w:type="character" w:styleId="Refdecomentrio">
    <w:name w:val="annotation reference"/>
    <w:basedOn w:val="Fontepargpadro"/>
    <w:uiPriority w:val="99"/>
    <w:semiHidden/>
    <w:unhideWhenUsed/>
    <w:rsid w:val="005E5CBB"/>
    <w:rPr>
      <w:sz w:val="16"/>
      <w:szCs w:val="16"/>
    </w:rPr>
  </w:style>
  <w:style w:type="paragraph" w:styleId="Textodecomentrio">
    <w:name w:val="annotation text"/>
    <w:basedOn w:val="Normal"/>
    <w:link w:val="TextodecomentrioChar"/>
    <w:uiPriority w:val="99"/>
    <w:semiHidden/>
    <w:unhideWhenUsed/>
    <w:rsid w:val="005E5CBB"/>
    <w:rPr>
      <w:sz w:val="20"/>
      <w:szCs w:val="20"/>
    </w:rPr>
  </w:style>
  <w:style w:type="character" w:customStyle="1" w:styleId="TextodecomentrioChar">
    <w:name w:val="Texto de comentário Char"/>
    <w:basedOn w:val="Fontepargpadro"/>
    <w:link w:val="Textodecomentrio"/>
    <w:uiPriority w:val="99"/>
    <w:semiHidden/>
    <w:rsid w:val="005E5CBB"/>
  </w:style>
  <w:style w:type="paragraph" w:styleId="Assuntodocomentrio">
    <w:name w:val="annotation subject"/>
    <w:basedOn w:val="Textodecomentrio"/>
    <w:next w:val="Textodecomentrio"/>
    <w:link w:val="AssuntodocomentrioChar"/>
    <w:uiPriority w:val="99"/>
    <w:semiHidden/>
    <w:unhideWhenUsed/>
    <w:rsid w:val="005E5CBB"/>
    <w:rPr>
      <w:b/>
      <w:bCs/>
    </w:rPr>
  </w:style>
  <w:style w:type="character" w:customStyle="1" w:styleId="AssuntodocomentrioChar">
    <w:name w:val="Assunto do comentário Char"/>
    <w:basedOn w:val="TextodecomentrioChar"/>
    <w:link w:val="Assuntodocomentrio"/>
    <w:uiPriority w:val="99"/>
    <w:semiHidden/>
    <w:rsid w:val="005E5C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3343">
      <w:bodyDiv w:val="1"/>
      <w:marLeft w:val="0"/>
      <w:marRight w:val="0"/>
      <w:marTop w:val="0"/>
      <w:marBottom w:val="0"/>
      <w:divBdr>
        <w:top w:val="none" w:sz="0" w:space="0" w:color="auto"/>
        <w:left w:val="none" w:sz="0" w:space="0" w:color="auto"/>
        <w:bottom w:val="none" w:sz="0" w:space="0" w:color="auto"/>
        <w:right w:val="none" w:sz="0" w:space="0" w:color="auto"/>
      </w:divBdr>
    </w:div>
    <w:div w:id="42484030">
      <w:bodyDiv w:val="1"/>
      <w:marLeft w:val="0"/>
      <w:marRight w:val="0"/>
      <w:marTop w:val="0"/>
      <w:marBottom w:val="0"/>
      <w:divBdr>
        <w:top w:val="none" w:sz="0" w:space="0" w:color="auto"/>
        <w:left w:val="none" w:sz="0" w:space="0" w:color="auto"/>
        <w:bottom w:val="none" w:sz="0" w:space="0" w:color="auto"/>
        <w:right w:val="none" w:sz="0" w:space="0" w:color="auto"/>
      </w:divBdr>
    </w:div>
    <w:div w:id="107286488">
      <w:bodyDiv w:val="1"/>
      <w:marLeft w:val="0"/>
      <w:marRight w:val="0"/>
      <w:marTop w:val="0"/>
      <w:marBottom w:val="0"/>
      <w:divBdr>
        <w:top w:val="none" w:sz="0" w:space="0" w:color="auto"/>
        <w:left w:val="none" w:sz="0" w:space="0" w:color="auto"/>
        <w:bottom w:val="none" w:sz="0" w:space="0" w:color="auto"/>
        <w:right w:val="none" w:sz="0" w:space="0" w:color="auto"/>
      </w:divBdr>
    </w:div>
    <w:div w:id="154885561">
      <w:bodyDiv w:val="1"/>
      <w:marLeft w:val="0"/>
      <w:marRight w:val="0"/>
      <w:marTop w:val="0"/>
      <w:marBottom w:val="0"/>
      <w:divBdr>
        <w:top w:val="none" w:sz="0" w:space="0" w:color="auto"/>
        <w:left w:val="none" w:sz="0" w:space="0" w:color="auto"/>
        <w:bottom w:val="none" w:sz="0" w:space="0" w:color="auto"/>
        <w:right w:val="none" w:sz="0" w:space="0" w:color="auto"/>
      </w:divBdr>
    </w:div>
    <w:div w:id="177933625">
      <w:bodyDiv w:val="1"/>
      <w:marLeft w:val="0"/>
      <w:marRight w:val="0"/>
      <w:marTop w:val="0"/>
      <w:marBottom w:val="0"/>
      <w:divBdr>
        <w:top w:val="none" w:sz="0" w:space="0" w:color="auto"/>
        <w:left w:val="none" w:sz="0" w:space="0" w:color="auto"/>
        <w:bottom w:val="none" w:sz="0" w:space="0" w:color="auto"/>
        <w:right w:val="none" w:sz="0" w:space="0" w:color="auto"/>
      </w:divBdr>
    </w:div>
    <w:div w:id="263852937">
      <w:bodyDiv w:val="1"/>
      <w:marLeft w:val="0"/>
      <w:marRight w:val="0"/>
      <w:marTop w:val="0"/>
      <w:marBottom w:val="0"/>
      <w:divBdr>
        <w:top w:val="none" w:sz="0" w:space="0" w:color="auto"/>
        <w:left w:val="none" w:sz="0" w:space="0" w:color="auto"/>
        <w:bottom w:val="none" w:sz="0" w:space="0" w:color="auto"/>
        <w:right w:val="none" w:sz="0" w:space="0" w:color="auto"/>
      </w:divBdr>
    </w:div>
    <w:div w:id="273902676">
      <w:bodyDiv w:val="1"/>
      <w:marLeft w:val="0"/>
      <w:marRight w:val="0"/>
      <w:marTop w:val="0"/>
      <w:marBottom w:val="0"/>
      <w:divBdr>
        <w:top w:val="none" w:sz="0" w:space="0" w:color="auto"/>
        <w:left w:val="none" w:sz="0" w:space="0" w:color="auto"/>
        <w:bottom w:val="none" w:sz="0" w:space="0" w:color="auto"/>
        <w:right w:val="none" w:sz="0" w:space="0" w:color="auto"/>
      </w:divBdr>
    </w:div>
    <w:div w:id="417795872">
      <w:bodyDiv w:val="1"/>
      <w:marLeft w:val="0"/>
      <w:marRight w:val="0"/>
      <w:marTop w:val="0"/>
      <w:marBottom w:val="0"/>
      <w:divBdr>
        <w:top w:val="none" w:sz="0" w:space="0" w:color="auto"/>
        <w:left w:val="none" w:sz="0" w:space="0" w:color="auto"/>
        <w:bottom w:val="none" w:sz="0" w:space="0" w:color="auto"/>
        <w:right w:val="none" w:sz="0" w:space="0" w:color="auto"/>
      </w:divBdr>
    </w:div>
    <w:div w:id="420490537">
      <w:bodyDiv w:val="1"/>
      <w:marLeft w:val="0"/>
      <w:marRight w:val="0"/>
      <w:marTop w:val="0"/>
      <w:marBottom w:val="0"/>
      <w:divBdr>
        <w:top w:val="none" w:sz="0" w:space="0" w:color="auto"/>
        <w:left w:val="none" w:sz="0" w:space="0" w:color="auto"/>
        <w:bottom w:val="none" w:sz="0" w:space="0" w:color="auto"/>
        <w:right w:val="none" w:sz="0" w:space="0" w:color="auto"/>
      </w:divBdr>
      <w:divsChild>
        <w:div w:id="834109286">
          <w:marLeft w:val="0"/>
          <w:marRight w:val="0"/>
          <w:marTop w:val="0"/>
          <w:marBottom w:val="0"/>
          <w:divBdr>
            <w:top w:val="none" w:sz="0" w:space="0" w:color="auto"/>
            <w:left w:val="none" w:sz="0" w:space="0" w:color="auto"/>
            <w:bottom w:val="none" w:sz="0" w:space="0" w:color="auto"/>
            <w:right w:val="none" w:sz="0" w:space="0" w:color="auto"/>
          </w:divBdr>
          <w:divsChild>
            <w:div w:id="179490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21685">
      <w:bodyDiv w:val="1"/>
      <w:marLeft w:val="0"/>
      <w:marRight w:val="0"/>
      <w:marTop w:val="0"/>
      <w:marBottom w:val="0"/>
      <w:divBdr>
        <w:top w:val="none" w:sz="0" w:space="0" w:color="auto"/>
        <w:left w:val="none" w:sz="0" w:space="0" w:color="auto"/>
        <w:bottom w:val="none" w:sz="0" w:space="0" w:color="auto"/>
        <w:right w:val="none" w:sz="0" w:space="0" w:color="auto"/>
      </w:divBdr>
    </w:div>
    <w:div w:id="492722274">
      <w:bodyDiv w:val="1"/>
      <w:marLeft w:val="0"/>
      <w:marRight w:val="0"/>
      <w:marTop w:val="0"/>
      <w:marBottom w:val="0"/>
      <w:divBdr>
        <w:top w:val="none" w:sz="0" w:space="0" w:color="auto"/>
        <w:left w:val="none" w:sz="0" w:space="0" w:color="auto"/>
        <w:bottom w:val="none" w:sz="0" w:space="0" w:color="auto"/>
        <w:right w:val="none" w:sz="0" w:space="0" w:color="auto"/>
      </w:divBdr>
    </w:div>
    <w:div w:id="739258110">
      <w:bodyDiv w:val="1"/>
      <w:marLeft w:val="0"/>
      <w:marRight w:val="0"/>
      <w:marTop w:val="0"/>
      <w:marBottom w:val="0"/>
      <w:divBdr>
        <w:top w:val="none" w:sz="0" w:space="0" w:color="auto"/>
        <w:left w:val="none" w:sz="0" w:space="0" w:color="auto"/>
        <w:bottom w:val="none" w:sz="0" w:space="0" w:color="auto"/>
        <w:right w:val="none" w:sz="0" w:space="0" w:color="auto"/>
      </w:divBdr>
    </w:div>
    <w:div w:id="858394162">
      <w:bodyDiv w:val="1"/>
      <w:marLeft w:val="0"/>
      <w:marRight w:val="0"/>
      <w:marTop w:val="0"/>
      <w:marBottom w:val="0"/>
      <w:divBdr>
        <w:top w:val="none" w:sz="0" w:space="0" w:color="auto"/>
        <w:left w:val="none" w:sz="0" w:space="0" w:color="auto"/>
        <w:bottom w:val="none" w:sz="0" w:space="0" w:color="auto"/>
        <w:right w:val="none" w:sz="0" w:space="0" w:color="auto"/>
      </w:divBdr>
    </w:div>
    <w:div w:id="880091751">
      <w:bodyDiv w:val="1"/>
      <w:marLeft w:val="0"/>
      <w:marRight w:val="0"/>
      <w:marTop w:val="0"/>
      <w:marBottom w:val="0"/>
      <w:divBdr>
        <w:top w:val="none" w:sz="0" w:space="0" w:color="auto"/>
        <w:left w:val="none" w:sz="0" w:space="0" w:color="auto"/>
        <w:bottom w:val="none" w:sz="0" w:space="0" w:color="auto"/>
        <w:right w:val="none" w:sz="0" w:space="0" w:color="auto"/>
      </w:divBdr>
    </w:div>
    <w:div w:id="881290801">
      <w:bodyDiv w:val="1"/>
      <w:marLeft w:val="0"/>
      <w:marRight w:val="0"/>
      <w:marTop w:val="0"/>
      <w:marBottom w:val="0"/>
      <w:divBdr>
        <w:top w:val="none" w:sz="0" w:space="0" w:color="auto"/>
        <w:left w:val="none" w:sz="0" w:space="0" w:color="auto"/>
        <w:bottom w:val="none" w:sz="0" w:space="0" w:color="auto"/>
        <w:right w:val="none" w:sz="0" w:space="0" w:color="auto"/>
      </w:divBdr>
      <w:divsChild>
        <w:div w:id="927033226">
          <w:marLeft w:val="0"/>
          <w:marRight w:val="0"/>
          <w:marTop w:val="0"/>
          <w:marBottom w:val="0"/>
          <w:divBdr>
            <w:top w:val="none" w:sz="0" w:space="0" w:color="auto"/>
            <w:left w:val="none" w:sz="0" w:space="0" w:color="auto"/>
            <w:bottom w:val="none" w:sz="0" w:space="0" w:color="auto"/>
            <w:right w:val="none" w:sz="0" w:space="0" w:color="auto"/>
          </w:divBdr>
          <w:divsChild>
            <w:div w:id="17046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49593">
      <w:bodyDiv w:val="1"/>
      <w:marLeft w:val="0"/>
      <w:marRight w:val="0"/>
      <w:marTop w:val="0"/>
      <w:marBottom w:val="0"/>
      <w:divBdr>
        <w:top w:val="none" w:sz="0" w:space="0" w:color="auto"/>
        <w:left w:val="none" w:sz="0" w:space="0" w:color="auto"/>
        <w:bottom w:val="none" w:sz="0" w:space="0" w:color="auto"/>
        <w:right w:val="none" w:sz="0" w:space="0" w:color="auto"/>
      </w:divBdr>
    </w:div>
    <w:div w:id="1021470372">
      <w:bodyDiv w:val="1"/>
      <w:marLeft w:val="0"/>
      <w:marRight w:val="0"/>
      <w:marTop w:val="0"/>
      <w:marBottom w:val="0"/>
      <w:divBdr>
        <w:top w:val="none" w:sz="0" w:space="0" w:color="auto"/>
        <w:left w:val="none" w:sz="0" w:space="0" w:color="auto"/>
        <w:bottom w:val="none" w:sz="0" w:space="0" w:color="auto"/>
        <w:right w:val="none" w:sz="0" w:space="0" w:color="auto"/>
      </w:divBdr>
    </w:div>
    <w:div w:id="1041321051">
      <w:bodyDiv w:val="1"/>
      <w:marLeft w:val="0"/>
      <w:marRight w:val="0"/>
      <w:marTop w:val="0"/>
      <w:marBottom w:val="0"/>
      <w:divBdr>
        <w:top w:val="none" w:sz="0" w:space="0" w:color="auto"/>
        <w:left w:val="none" w:sz="0" w:space="0" w:color="auto"/>
        <w:bottom w:val="none" w:sz="0" w:space="0" w:color="auto"/>
        <w:right w:val="none" w:sz="0" w:space="0" w:color="auto"/>
      </w:divBdr>
    </w:div>
    <w:div w:id="1103839068">
      <w:bodyDiv w:val="1"/>
      <w:marLeft w:val="0"/>
      <w:marRight w:val="0"/>
      <w:marTop w:val="0"/>
      <w:marBottom w:val="0"/>
      <w:divBdr>
        <w:top w:val="none" w:sz="0" w:space="0" w:color="auto"/>
        <w:left w:val="none" w:sz="0" w:space="0" w:color="auto"/>
        <w:bottom w:val="none" w:sz="0" w:space="0" w:color="auto"/>
        <w:right w:val="none" w:sz="0" w:space="0" w:color="auto"/>
      </w:divBdr>
    </w:div>
    <w:div w:id="1230263026">
      <w:bodyDiv w:val="1"/>
      <w:marLeft w:val="0"/>
      <w:marRight w:val="0"/>
      <w:marTop w:val="0"/>
      <w:marBottom w:val="0"/>
      <w:divBdr>
        <w:top w:val="none" w:sz="0" w:space="0" w:color="auto"/>
        <w:left w:val="none" w:sz="0" w:space="0" w:color="auto"/>
        <w:bottom w:val="none" w:sz="0" w:space="0" w:color="auto"/>
        <w:right w:val="none" w:sz="0" w:space="0" w:color="auto"/>
      </w:divBdr>
    </w:div>
    <w:div w:id="1241210514">
      <w:bodyDiv w:val="1"/>
      <w:marLeft w:val="0"/>
      <w:marRight w:val="0"/>
      <w:marTop w:val="0"/>
      <w:marBottom w:val="0"/>
      <w:divBdr>
        <w:top w:val="none" w:sz="0" w:space="0" w:color="auto"/>
        <w:left w:val="none" w:sz="0" w:space="0" w:color="auto"/>
        <w:bottom w:val="none" w:sz="0" w:space="0" w:color="auto"/>
        <w:right w:val="none" w:sz="0" w:space="0" w:color="auto"/>
      </w:divBdr>
      <w:divsChild>
        <w:div w:id="855314231">
          <w:marLeft w:val="0"/>
          <w:marRight w:val="0"/>
          <w:marTop w:val="0"/>
          <w:marBottom w:val="0"/>
          <w:divBdr>
            <w:top w:val="none" w:sz="0" w:space="0" w:color="auto"/>
            <w:left w:val="none" w:sz="0" w:space="0" w:color="auto"/>
            <w:bottom w:val="none" w:sz="0" w:space="0" w:color="auto"/>
            <w:right w:val="none" w:sz="0" w:space="0" w:color="auto"/>
          </w:divBdr>
          <w:divsChild>
            <w:div w:id="33056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6516">
      <w:bodyDiv w:val="1"/>
      <w:marLeft w:val="0"/>
      <w:marRight w:val="0"/>
      <w:marTop w:val="0"/>
      <w:marBottom w:val="0"/>
      <w:divBdr>
        <w:top w:val="none" w:sz="0" w:space="0" w:color="auto"/>
        <w:left w:val="none" w:sz="0" w:space="0" w:color="auto"/>
        <w:bottom w:val="none" w:sz="0" w:space="0" w:color="auto"/>
        <w:right w:val="none" w:sz="0" w:space="0" w:color="auto"/>
      </w:divBdr>
    </w:div>
    <w:div w:id="1497302599">
      <w:bodyDiv w:val="1"/>
      <w:marLeft w:val="0"/>
      <w:marRight w:val="0"/>
      <w:marTop w:val="0"/>
      <w:marBottom w:val="0"/>
      <w:divBdr>
        <w:top w:val="none" w:sz="0" w:space="0" w:color="auto"/>
        <w:left w:val="none" w:sz="0" w:space="0" w:color="auto"/>
        <w:bottom w:val="none" w:sz="0" w:space="0" w:color="auto"/>
        <w:right w:val="none" w:sz="0" w:space="0" w:color="auto"/>
      </w:divBdr>
    </w:div>
    <w:div w:id="1527020921">
      <w:bodyDiv w:val="1"/>
      <w:marLeft w:val="0"/>
      <w:marRight w:val="0"/>
      <w:marTop w:val="0"/>
      <w:marBottom w:val="0"/>
      <w:divBdr>
        <w:top w:val="none" w:sz="0" w:space="0" w:color="auto"/>
        <w:left w:val="none" w:sz="0" w:space="0" w:color="auto"/>
        <w:bottom w:val="none" w:sz="0" w:space="0" w:color="auto"/>
        <w:right w:val="none" w:sz="0" w:space="0" w:color="auto"/>
      </w:divBdr>
    </w:div>
    <w:div w:id="1535918993">
      <w:bodyDiv w:val="1"/>
      <w:marLeft w:val="0"/>
      <w:marRight w:val="0"/>
      <w:marTop w:val="0"/>
      <w:marBottom w:val="0"/>
      <w:divBdr>
        <w:top w:val="none" w:sz="0" w:space="0" w:color="auto"/>
        <w:left w:val="none" w:sz="0" w:space="0" w:color="auto"/>
        <w:bottom w:val="none" w:sz="0" w:space="0" w:color="auto"/>
        <w:right w:val="none" w:sz="0" w:space="0" w:color="auto"/>
      </w:divBdr>
    </w:div>
    <w:div w:id="1605113286">
      <w:bodyDiv w:val="1"/>
      <w:marLeft w:val="0"/>
      <w:marRight w:val="0"/>
      <w:marTop w:val="0"/>
      <w:marBottom w:val="0"/>
      <w:divBdr>
        <w:top w:val="none" w:sz="0" w:space="0" w:color="auto"/>
        <w:left w:val="none" w:sz="0" w:space="0" w:color="auto"/>
        <w:bottom w:val="none" w:sz="0" w:space="0" w:color="auto"/>
        <w:right w:val="none" w:sz="0" w:space="0" w:color="auto"/>
      </w:divBdr>
      <w:divsChild>
        <w:div w:id="1729767723">
          <w:marLeft w:val="0"/>
          <w:marRight w:val="0"/>
          <w:marTop w:val="0"/>
          <w:marBottom w:val="0"/>
          <w:divBdr>
            <w:top w:val="none" w:sz="0" w:space="0" w:color="auto"/>
            <w:left w:val="none" w:sz="0" w:space="0" w:color="auto"/>
            <w:bottom w:val="none" w:sz="0" w:space="0" w:color="auto"/>
            <w:right w:val="none" w:sz="0" w:space="0" w:color="auto"/>
          </w:divBdr>
          <w:divsChild>
            <w:div w:id="29159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7947">
      <w:bodyDiv w:val="1"/>
      <w:marLeft w:val="0"/>
      <w:marRight w:val="0"/>
      <w:marTop w:val="0"/>
      <w:marBottom w:val="0"/>
      <w:divBdr>
        <w:top w:val="none" w:sz="0" w:space="0" w:color="auto"/>
        <w:left w:val="none" w:sz="0" w:space="0" w:color="auto"/>
        <w:bottom w:val="none" w:sz="0" w:space="0" w:color="auto"/>
        <w:right w:val="none" w:sz="0" w:space="0" w:color="auto"/>
      </w:divBdr>
    </w:div>
    <w:div w:id="2100633655">
      <w:bodyDiv w:val="1"/>
      <w:marLeft w:val="0"/>
      <w:marRight w:val="0"/>
      <w:marTop w:val="0"/>
      <w:marBottom w:val="0"/>
      <w:divBdr>
        <w:top w:val="none" w:sz="0" w:space="0" w:color="auto"/>
        <w:left w:val="none" w:sz="0" w:space="0" w:color="auto"/>
        <w:bottom w:val="none" w:sz="0" w:space="0" w:color="auto"/>
        <w:right w:val="none" w:sz="0" w:space="0" w:color="auto"/>
      </w:divBdr>
    </w:div>
    <w:div w:id="21200998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jpeg"/><Relationship Id="rId21" Type="http://schemas.openxmlformats.org/officeDocument/2006/relationships/image" Target="media/image7.jpeg"/><Relationship Id="rId34" Type="http://schemas.openxmlformats.org/officeDocument/2006/relationships/footer" Target="foot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jpeg"/><Relationship Id="rId32" Type="http://schemas.openxmlformats.org/officeDocument/2006/relationships/hyperlink" Target="https://agenciadenoticias.ibge.gov.br/agencia-noticias/2012-agencia-de-noticias/noticias/34438-populacao-cresce-mas-numero-de-pessoas-com-menos-de-30-anos-cai-5-4-de-2012-a-2021"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repositorio.unifafibe.com.br:8080/xmlui/bitstream/handle/123456789/313/2015_JDB.pdf?sequence=1&amp;isAllowed=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2.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3.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16015</TotalTime>
  <Pages>17</Pages>
  <Words>5986</Words>
  <Characters>32328</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Dalton Solano dos Reis</cp:lastModifiedBy>
  <cp:revision>30</cp:revision>
  <cp:lastPrinted>2013-08-27T11:47:00Z</cp:lastPrinted>
  <dcterms:created xsi:type="dcterms:W3CDTF">2023-06-11T02:50:00Z</dcterms:created>
  <dcterms:modified xsi:type="dcterms:W3CDTF">2023-06-25T15:40:00Z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y fmtid="{D5CDD505-2E9C-101B-9397-08002B2CF9AE}" pid="3" name="Has_Teacher_Only_SectionGroup">
    <vt:lpwstr/>
  </property>
  <property fmtid="{D5CDD505-2E9C-101B-9397-08002B2CF9AE}" pid="4" name="NotebookType">
    <vt:lpwstr/>
  </property>
  <property fmtid="{D5CDD505-2E9C-101B-9397-08002B2CF9AE}" pid="5" name="DefaultSectionNames">
    <vt:lpwstr/>
  </property>
  <property fmtid="{D5CDD505-2E9C-101B-9397-08002B2CF9AE}" pid="6" name="Self_Registration_Enabled">
    <vt:lpwstr/>
  </property>
  <property fmtid="{D5CDD505-2E9C-101B-9397-08002B2CF9AE}" pid="7" name="FolderType">
    <vt:lpwstr/>
  </property>
  <property fmtid="{D5CDD505-2E9C-101B-9397-08002B2CF9AE}" pid="8" name="AppVersion">
    <vt:lpwstr/>
  </property>
  <property fmtid="{D5CDD505-2E9C-101B-9397-08002B2CF9AE}" pid="9" name="TeamsChannelId">
    <vt:lpwstr/>
  </property>
  <property fmtid="{D5CDD505-2E9C-101B-9397-08002B2CF9AE}" pid="10" name="IsNotebookLocked">
    <vt:lpwstr/>
  </property>
  <property fmtid="{D5CDD505-2E9C-101B-9397-08002B2CF9AE}" pid="11" name="Students">
    <vt:lpwstr/>
  </property>
  <property fmtid="{D5CDD505-2E9C-101B-9397-08002B2CF9AE}" pid="12" name="Templates">
    <vt:lpwstr/>
  </property>
  <property fmtid="{D5CDD505-2E9C-101B-9397-08002B2CF9AE}" pid="13" name="CultureName">
    <vt:lpwstr/>
  </property>
  <property fmtid="{D5CDD505-2E9C-101B-9397-08002B2CF9AE}" pid="14" name="Invited_Students">
    <vt:lpwstr/>
  </property>
  <property fmtid="{D5CDD505-2E9C-101B-9397-08002B2CF9AE}" pid="15" name="Owner">
    <vt:lpwstr/>
  </property>
  <property fmtid="{D5CDD505-2E9C-101B-9397-08002B2CF9AE}" pid="16" name="Teachers">
    <vt:lpwstr/>
  </property>
  <property fmtid="{D5CDD505-2E9C-101B-9397-08002B2CF9AE}" pid="17" name="Student_Groups">
    <vt:lpwstr/>
  </property>
  <property fmtid="{D5CDD505-2E9C-101B-9397-08002B2CF9AE}" pid="18" name="Invited_Teachers">
    <vt:lpwstr/>
  </property>
  <property fmtid="{D5CDD505-2E9C-101B-9397-08002B2CF9AE}" pid="19" name="Is_Collaboration_Space_Locked">
    <vt:lpwstr/>
  </property>
</Properties>
</file>